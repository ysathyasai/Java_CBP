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73" name=""/>
                <a:graphic>
                  <a:graphicData uri="http://schemas.microsoft.com/office/word/2010/wordprocessingShape">
                    <wps:wsp>
                      <wps:cNvSpPr/>
                      <wps:cNvPr id="53" name="Shape 53"/>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73"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360" w:lineRule="auto"/>
        <w:ind w:left="3938" w:right="0" w:firstLine="0"/>
        <w:rPr>
          <w:sz w:val="20"/>
          <w:szCs w:val="20"/>
        </w:rPr>
      </w:pPr>
      <w:r w:rsidDel="00000000" w:rsidR="00000000" w:rsidRPr="00000000">
        <w:rPr>
          <w:rtl w:val="0"/>
        </w:rPr>
      </w:r>
    </w:p>
    <w:p w:rsidR="00000000" w:rsidDel="00000000" w:rsidP="00000000" w:rsidRDefault="00000000" w:rsidRPr="00000000" w14:paraId="00000003">
      <w:pPr>
        <w:spacing w:line="360" w:lineRule="auto"/>
        <w:ind w:left="3938" w:right="0" w:firstLine="0"/>
        <w:rPr>
          <w:sz w:val="20"/>
          <w:szCs w:val="20"/>
        </w:rPr>
      </w:pPr>
      <w:r w:rsidDel="00000000" w:rsidR="00000000" w:rsidRPr="00000000">
        <w:rPr>
          <w:sz w:val="20"/>
          <w:szCs w:val="20"/>
        </w:rPr>
        <w:drawing>
          <wp:inline distB="0" distT="0" distL="0" distR="0">
            <wp:extent cx="915971" cy="685800"/>
            <wp:effectExtent b="0" l="0" r="0" t="0"/>
            <wp:docPr id="182" name="image29.jpg"/>
            <a:graphic>
              <a:graphicData uri="http://schemas.openxmlformats.org/drawingml/2006/picture">
                <pic:pic>
                  <pic:nvPicPr>
                    <pic:cNvPr id="0" name="image29.jpg"/>
                    <pic:cNvPicPr preferRelativeResize="0"/>
                  </pic:nvPicPr>
                  <pic:blipFill>
                    <a:blip r:embed="rId8"/>
                    <a:srcRect b="0" l="0" r="0" t="0"/>
                    <a:stretch>
                      <a:fillRect/>
                    </a:stretch>
                  </pic:blipFill>
                  <pic:spPr>
                    <a:xfrm>
                      <a:off x="0" y="0"/>
                      <a:ext cx="915971"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4"/>
        <w:spacing w:before="130" w:line="360" w:lineRule="auto"/>
        <w:ind w:left="1307" w:right="1675" w:firstLine="0"/>
        <w:jc w:val="center"/>
        <w:rPr/>
      </w:pPr>
      <w:r w:rsidDel="00000000" w:rsidR="00000000" w:rsidRPr="00000000">
        <w:rPr>
          <w:rtl w:val="0"/>
        </w:rPr>
        <w:t xml:space="preserve">VNR Vignana Jyothi Institute of Engineering and Technology (Affiliated to JNTU, Hyderabad)</w:t>
      </w:r>
    </w:p>
    <w:p w:rsidR="00000000" w:rsidDel="00000000" w:rsidP="00000000" w:rsidRDefault="00000000" w:rsidRPr="00000000" w14:paraId="00000005">
      <w:pPr>
        <w:spacing w:before="1" w:line="360" w:lineRule="auto"/>
        <w:ind w:left="1308" w:right="1675" w:firstLine="0"/>
        <w:jc w:val="center"/>
        <w:rPr>
          <w:b w:val="1"/>
          <w:bCs w:val="1"/>
          <w:sz w:val="22"/>
          <w:szCs w:val="22"/>
        </w:rPr>
      </w:pPr>
      <w:r w:rsidDel="00000000" w:rsidR="00000000" w:rsidRPr="00000000">
        <w:rPr>
          <w:b w:val="1"/>
          <w:bCs w:val="1"/>
          <w:sz w:val="22"/>
          <w:szCs w:val="22"/>
          <w:rtl w:val="0"/>
        </w:rPr>
        <w:t xml:space="preserve">Bachupally(v), Hyderabad, Telangana, India.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spacing w:line="360" w:lineRule="auto"/>
        <w:ind w:left="1442" w:firstLine="718.0000000000001"/>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sz w:val="30"/>
          <w:szCs w:val="30"/>
          <w:rtl w:val="0"/>
        </w:rPr>
        <w:t xml:space="preserve">      RESUME SKILL</w:t>
      </w:r>
      <w:sdt>
        <w:sdtPr>
          <w:id w:val="1770528799"/>
          <w:tag w:val="goog_rdk_0"/>
        </w:sdtPr>
        <w:sdtContent>
          <w:del w:author="Navyasri Dache" w:id="0" w:date="2026-10-10T11:49:26Z">
            <w:r w:rsidDel="00000000" w:rsidR="00000000" w:rsidRPr="00000000">
              <w:rPr>
                <w:sz w:val="30"/>
                <w:szCs w:val="30"/>
                <w:rtl w:val="0"/>
              </w:rPr>
              <w:delText xml:space="preserve"> GAP A</w:delText>
            </w:r>
          </w:del>
        </w:sdtContent>
      </w:sdt>
      <w:r w:rsidDel="00000000" w:rsidR="00000000" w:rsidRPr="00000000">
        <w:rPr>
          <w:sz w:val="30"/>
          <w:szCs w:val="30"/>
          <w:rtl w:val="0"/>
        </w:rPr>
        <w:t xml:space="preserve">NALYSER</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COURSE BASED PROJECT REPORT SUBMITTED IN PARTIAL FULFILLMENT OF THE REQUIREMENTS FOR THE COMPLETION OF COURSE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0" w:lineRule="auto"/>
        <w:ind w:left="1307" w:right="16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Object Oriented Programming Through Java Laboratory”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line="360" w:lineRule="auto"/>
        <w:ind w:left="2623" w:right="2987" w:firstLine="0"/>
        <w:rPr/>
      </w:pPr>
      <w:r w:rsidDel="00000000" w:rsidR="00000000" w:rsidRPr="00000000">
        <w:rPr>
          <w:rtl w:val="0"/>
        </w:rPr>
        <w:t xml:space="preserve">BACHELOR OF TECHNOLOGY IN</w:t>
      </w:r>
    </w:p>
    <w:p w:rsidR="00000000" w:rsidDel="00000000" w:rsidP="00000000" w:rsidRDefault="00000000" w:rsidRPr="00000000" w14:paraId="0000000D">
      <w:pPr>
        <w:pStyle w:val="Heading3"/>
        <w:spacing w:line="360" w:lineRule="auto"/>
        <w:ind w:left="1307" w:right="1678" w:firstLine="0"/>
        <w:jc w:val="center"/>
        <w:rPr/>
      </w:pPr>
      <w:r w:rsidDel="00000000" w:rsidR="00000000" w:rsidRPr="00000000">
        <w:rPr>
          <w:rtl w:val="0"/>
        </w:rPr>
        <w:t xml:space="preserve">CSE - AIML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8" w:right="16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5"/>
        </w:tabs>
        <w:spacing w:after="0" w:before="0" w:line="360" w:lineRule="auto"/>
        <w:ind w:left="1785"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sz w:val="24"/>
          <w:szCs w:val="24"/>
          <w:rtl w:val="0"/>
        </w:rPr>
        <w:t xml:space="preserve">andi Sidhartha Reddy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25071A66</w:t>
      </w:r>
      <w:r w:rsidDel="00000000" w:rsidR="00000000" w:rsidRPr="00000000">
        <w:rPr>
          <w:sz w:val="24"/>
          <w:szCs w:val="24"/>
          <w:rtl w:val="0"/>
        </w:rPr>
        <w:t xml:space="preserve">79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5"/>
        </w:tabs>
        <w:spacing w:after="0" w:before="159" w:line="360" w:lineRule="auto"/>
        <w:ind w:left="17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 Pavan Sai Abhishek</w:t>
        <w:tab/>
        <w:t xml:space="preserve">25071A6683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5"/>
        </w:tabs>
        <w:spacing w:after="0" w:before="160" w:line="360" w:lineRule="auto"/>
        <w:ind w:left="1785" w:right="0" w:firstLine="0"/>
        <w:jc w:val="left"/>
        <w:rPr>
          <w:sz w:val="24"/>
          <w:szCs w:val="24"/>
        </w:rPr>
      </w:pPr>
      <w:r w:rsidDel="00000000" w:rsidR="00000000" w:rsidRPr="00000000">
        <w:rPr>
          <w:sz w:val="24"/>
          <w:szCs w:val="24"/>
          <w:rtl w:val="0"/>
        </w:rPr>
        <w:t xml:space="preserve">Nagothu Mithesh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25071A66</w:t>
      </w:r>
      <w:r w:rsidDel="00000000" w:rsidR="00000000" w:rsidRPr="00000000">
        <w:rPr>
          <w:sz w:val="24"/>
          <w:szCs w:val="24"/>
          <w:rtl w:val="0"/>
        </w:rPr>
        <w:t xml:space="preserve">B5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5"/>
        </w:tabs>
        <w:spacing w:after="0" w:before="160" w:line="360" w:lineRule="auto"/>
        <w:ind w:left="1785" w:right="0" w:firstLine="0"/>
        <w:jc w:val="left"/>
        <w:rPr>
          <w:sz w:val="24"/>
          <w:szCs w:val="24"/>
        </w:rPr>
      </w:pPr>
      <w:r w:rsidDel="00000000" w:rsidR="00000000" w:rsidRPr="00000000">
        <w:rPr>
          <w:sz w:val="24"/>
          <w:szCs w:val="24"/>
          <w:rtl w:val="0"/>
        </w:rPr>
        <w:t xml:space="preserve">Sindaram Saathwik Reddy</w:t>
        <w:tab/>
        <w:t xml:space="preserve">25071A66D4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2" w:right="18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guidance of</w:t>
      </w:r>
    </w:p>
    <w:p w:rsidR="00000000" w:rsidDel="00000000" w:rsidP="00000000" w:rsidRDefault="00000000" w:rsidRPr="00000000" w14:paraId="00000019">
      <w:pPr>
        <w:pStyle w:val="Heading4"/>
        <w:spacing w:before="160" w:line="360" w:lineRule="auto"/>
        <w:ind w:left="1307" w:right="1677" w:firstLine="0"/>
        <w:jc w:val="center"/>
        <w:rPr>
          <w:sz w:val="24"/>
          <w:szCs w:val="24"/>
        </w:rPr>
      </w:pPr>
      <w:r w:rsidDel="00000000" w:rsidR="00000000" w:rsidRPr="00000000">
        <w:rPr>
          <w:sz w:val="24"/>
          <w:szCs w:val="24"/>
          <w:rtl w:val="0"/>
        </w:rPr>
        <w:t xml:space="preserve">Ms. K. Anitha</w:t>
      </w:r>
    </w:p>
    <w:p w:rsidR="00000000" w:rsidDel="00000000" w:rsidP="00000000" w:rsidRDefault="00000000" w:rsidRPr="00000000" w14:paraId="0000001A">
      <w:pPr>
        <w:spacing w:before="160" w:line="360" w:lineRule="auto"/>
        <w:ind w:left="1307" w:right="1675" w:firstLine="0"/>
        <w:jc w:val="center"/>
        <w:rPr>
          <w:b w:val="1"/>
          <w:bCs w:val="1"/>
          <w:sz w:val="24"/>
          <w:szCs w:val="24"/>
        </w:rPr>
      </w:pPr>
      <w:r w:rsidDel="00000000" w:rsidR="00000000" w:rsidRPr="00000000">
        <w:rPr>
          <w:b w:val="1"/>
          <w:bCs w:val="1"/>
          <w:sz w:val="24"/>
          <w:szCs w:val="24"/>
          <w:rtl w:val="0"/>
        </w:rPr>
        <w:t xml:space="preserve">Assistant Professor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308" w:right="16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80" w:top="460" w:left="1440" w:right="108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&amp; Engineering (AI &amp; ML) &amp; IoT</w:t>
      </w:r>
      <w:r w:rsidDel="00000000" w:rsidR="00000000" w:rsidRPr="00000000">
        <w:rPr>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R&amp;AI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spacing w:line="360" w:lineRule="auto"/>
        <w:ind w:left="4070" w:right="0" w:firstLine="0"/>
        <w:rPr>
          <w:sz w:val="20"/>
          <w:szCs w:val="20"/>
        </w:rPr>
      </w:pPr>
      <w:r w:rsidDel="00000000" w:rsidR="00000000" w:rsidRPr="00000000">
        <w:rPr>
          <w:rtl w:val="0"/>
        </w:rPr>
      </w:r>
    </w:p>
    <w:p w:rsidR="00000000" w:rsidDel="00000000" w:rsidP="00000000" w:rsidRDefault="00000000" w:rsidRPr="00000000" w14:paraId="0000001E">
      <w:pPr>
        <w:spacing w:line="360" w:lineRule="auto"/>
        <w:ind w:left="4070" w:right="0" w:firstLine="0"/>
        <w:rPr>
          <w:sz w:val="20"/>
          <w:szCs w:val="20"/>
        </w:rPr>
      </w:pPr>
      <w:r w:rsidDel="00000000" w:rsidR="00000000" w:rsidRPr="00000000">
        <w:rPr>
          <w:sz w:val="20"/>
          <w:szCs w:val="20"/>
        </w:rPr>
        <w:drawing>
          <wp:inline distB="0" distT="0" distL="0" distR="0">
            <wp:extent cx="916152" cy="685800"/>
            <wp:effectExtent b="0" l="0" r="0" t="0"/>
            <wp:docPr id="184" name="image30.jpg"/>
            <a:graphic>
              <a:graphicData uri="http://schemas.openxmlformats.org/drawingml/2006/picture">
                <pic:pic>
                  <pic:nvPicPr>
                    <pic:cNvPr id="0" name="image30.jpg"/>
                    <pic:cNvPicPr preferRelativeResize="0"/>
                  </pic:nvPicPr>
                  <pic:blipFill>
                    <a:blip r:embed="rId9"/>
                    <a:srcRect b="0" l="0" r="0" t="0"/>
                    <a:stretch>
                      <a:fillRect/>
                    </a:stretch>
                  </pic:blipFill>
                  <pic:spPr>
                    <a:xfrm>
                      <a:off x="0" y="0"/>
                      <a:ext cx="916152"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8" w:line="360" w:lineRule="auto"/>
        <w:ind w:left="1442" w:right="1540" w:firstLine="0"/>
        <w:jc w:val="center"/>
        <w:rPr>
          <w:b w:val="1"/>
          <w:bCs w:val="1"/>
          <w:sz w:val="22"/>
          <w:szCs w:val="22"/>
        </w:rPr>
      </w:pPr>
      <w:r w:rsidDel="00000000" w:rsidR="00000000" w:rsidRPr="00000000">
        <w:rPr>
          <w:b w:val="1"/>
          <w:bCs w:val="1"/>
          <w:sz w:val="22"/>
          <w:szCs w:val="22"/>
          <w:rtl w:val="0"/>
        </w:rPr>
        <w:t xml:space="preserve">VNR Vignana Jyothi Institute of Engineering and Technology (Affiliated to JNTU, Hyderabad)</w:t>
      </w:r>
    </w:p>
    <w:p w:rsidR="00000000" w:rsidDel="00000000" w:rsidP="00000000" w:rsidRDefault="00000000" w:rsidRPr="00000000" w14:paraId="00000020">
      <w:pPr>
        <w:spacing w:before="1" w:line="360" w:lineRule="auto"/>
        <w:ind w:left="0" w:right="98" w:firstLine="0"/>
        <w:jc w:val="center"/>
        <w:rPr>
          <w:b w:val="1"/>
          <w:bCs w:val="1"/>
          <w:sz w:val="22"/>
          <w:szCs w:val="22"/>
        </w:rPr>
      </w:pPr>
      <w:r w:rsidDel="00000000" w:rsidR="00000000" w:rsidRPr="00000000">
        <w:rPr>
          <w:b w:val="1"/>
          <w:bCs w:val="1"/>
          <w:sz w:val="22"/>
          <w:szCs w:val="22"/>
          <w:rtl w:val="0"/>
        </w:rPr>
        <w:t xml:space="preserve">Bachupally(v), Hyderabad, Telangana, India.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spacing w:line="360" w:lineRule="auto"/>
        <w:ind w:right="100" w:firstLine="0"/>
        <w:rPr/>
      </w:pPr>
      <w:r w:rsidDel="00000000" w:rsidR="00000000" w:rsidRPr="00000000">
        <w:rPr>
          <w:rtl w:val="0"/>
        </w:rPr>
        <w:t xml:space="preserve">CERTIFICATE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they completed their course project work at Department of Computer Science &amp; Engineering (AI &amp; ML) &amp; IoT</w:t>
      </w:r>
      <w:r w:rsidDel="00000000" w:rsidR="00000000" w:rsidRPr="00000000">
        <w:rPr>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R&amp;AI of VNR VJIET, Hyderabad entitled “</w:t>
      </w:r>
      <w:r w:rsidDel="00000000" w:rsidR="00000000" w:rsidRPr="00000000">
        <w:rPr>
          <w:sz w:val="24"/>
          <w:szCs w:val="24"/>
          <w:rtl w:val="0"/>
        </w:rPr>
        <w:t xml:space="preserve">Resume Skill Gap Analyser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complete fulfilment of the requirements for the award of B. Tech degree during the academic year 20</w:t>
      </w:r>
      <w:r w:rsidDel="00000000" w:rsidR="00000000" w:rsidRPr="00000000">
        <w:rPr>
          <w:sz w:val="24"/>
          <w:szCs w:val="24"/>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work is carried out under my supervision and has not been submitted to any other University/Institute for award of any degree/diploma.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460" w:left="1440" w:right="1080" w:header="360" w:footer="360"/>
        </w:sectPr>
      </w:pPr>
      <w:r w:rsidDel="00000000" w:rsidR="00000000" w:rsidRPr="00000000">
        <w:rPr>
          <w:rtl w:val="0"/>
        </w:rPr>
      </w:r>
    </w:p>
    <w:p w:rsidR="00000000" w:rsidDel="00000000" w:rsidP="00000000" w:rsidRDefault="00000000" w:rsidRPr="00000000" w14:paraId="0000002D">
      <w:pPr>
        <w:spacing w:before="96" w:line="360" w:lineRule="auto"/>
        <w:ind w:left="686" w:right="1121" w:firstLine="0"/>
        <w:jc w:val="left"/>
        <w:rPr>
          <w:sz w:val="24"/>
          <w:szCs w:val="24"/>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74" name=""/>
                <a:graphic>
                  <a:graphicData uri="http://schemas.microsoft.com/office/word/2010/wordprocessingShape">
                    <wps:wsp>
                      <wps:cNvSpPr/>
                      <wps:cNvPr id="54" name="Shape 54"/>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74"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sz w:val="24"/>
          <w:szCs w:val="24"/>
          <w:rtl w:val="0"/>
        </w:rPr>
        <w:t xml:space="preserve">Signature of Supervisor</w:t>
      </w:r>
    </w:p>
    <w:p w:rsidR="00000000" w:rsidDel="00000000" w:rsidP="00000000" w:rsidRDefault="00000000" w:rsidRPr="00000000" w14:paraId="0000002E">
      <w:pPr>
        <w:spacing w:before="96" w:line="360" w:lineRule="auto"/>
        <w:ind w:left="686" w:right="1121" w:firstLine="0"/>
        <w:jc w:val="left"/>
        <w:rPr>
          <w:b w:val="1"/>
          <w:bCs w:val="1"/>
          <w:sz w:val="24"/>
          <w:szCs w:val="24"/>
        </w:rPr>
      </w:pPr>
      <w:r w:rsidDel="00000000" w:rsidR="00000000" w:rsidRPr="00000000">
        <w:rPr>
          <w:b w:val="1"/>
          <w:bCs w:val="1"/>
          <w:sz w:val="24"/>
          <w:szCs w:val="24"/>
          <w:rtl w:val="0"/>
        </w:rPr>
        <w:t xml:space="preserve">Ms. K. Anitha </w:t>
      </w:r>
    </w:p>
    <w:p w:rsidR="00000000" w:rsidDel="00000000" w:rsidP="00000000" w:rsidRDefault="00000000" w:rsidRPr="00000000" w14:paraId="0000002F">
      <w:pPr>
        <w:spacing w:before="96" w:line="360" w:lineRule="auto"/>
        <w:ind w:left="686" w:right="1121" w:firstLine="0"/>
        <w:jc w:val="left"/>
        <w:rPr>
          <w:sz w:val="24"/>
          <w:szCs w:val="24"/>
        </w:rPr>
      </w:pPr>
      <w:r w:rsidDel="00000000" w:rsidR="00000000" w:rsidRPr="00000000">
        <w:rPr>
          <w:sz w:val="24"/>
          <w:szCs w:val="24"/>
          <w:rtl w:val="0"/>
        </w:rPr>
        <w:t xml:space="preserve">Assistant Professor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CSE - (AI &amp; ML)  &amp; IoT</w:t>
      </w:r>
      <w:r w:rsidDel="00000000" w:rsidR="00000000" w:rsidRPr="00000000">
        <w:rPr>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R&amp;AI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VNRVJIET, Hyderabad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360" w:lineRule="auto"/>
        <w:ind w:left="59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HOD</w:t>
      </w:r>
    </w:p>
    <w:p w:rsidR="00000000" w:rsidDel="00000000" w:rsidP="00000000" w:rsidRDefault="00000000" w:rsidRPr="00000000" w14:paraId="00000033">
      <w:pPr>
        <w:pStyle w:val="Heading4"/>
        <w:spacing w:before="83" w:line="360" w:lineRule="auto"/>
        <w:ind w:left="671" w:right="17" w:firstLine="0"/>
        <w:jc w:val="center"/>
        <w:rPr>
          <w:sz w:val="24"/>
          <w:szCs w:val="24"/>
        </w:rPr>
      </w:pPr>
      <w:r w:rsidDel="00000000" w:rsidR="00000000" w:rsidRPr="00000000">
        <w:rPr>
          <w:sz w:val="24"/>
          <w:szCs w:val="24"/>
          <w:rtl w:val="0"/>
        </w:rPr>
        <w:t xml:space="preserve">Dr. Sagar Yeruva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67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 Professor &amp; HOD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60" w:lineRule="auto"/>
        <w:ind w:left="67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CSE - (AI &amp; ML) &amp; IoT and R&amp;AI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60" w:lineRule="auto"/>
        <w:ind w:left="67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460" w:left="1440" w:right="1080" w:header="360" w:footer="360"/>
          <w:cols w:equalWidth="0" w:num="2">
            <w:col w:space="1453" w:w="4133.5"/>
            <w:col w:space="0" w:w="4133.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VNRVJIET, Hyderabad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76" name=""/>
                <a:graphic>
                  <a:graphicData uri="http://schemas.microsoft.com/office/word/2010/wordprocessingShape">
                    <wps:wsp>
                      <wps:cNvSpPr/>
                      <wps:cNvPr id="56" name="Shape 56"/>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76"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spacing w:line="360" w:lineRule="auto"/>
        <w:ind w:right="105" w:firstLine="0"/>
        <w:rPr/>
      </w:pPr>
      <w:r w:rsidDel="00000000" w:rsidR="00000000" w:rsidRPr="00000000">
        <w:rPr>
          <w:color w:val="1a6b3b"/>
          <w:rtl w:val="0"/>
        </w:rPr>
        <w:t xml:space="preserve">DECLARATION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36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our project report titled “</w:t>
      </w:r>
      <w:r w:rsidDel="00000000" w:rsidR="00000000" w:rsidRPr="00000000">
        <w:rPr>
          <w:sz w:val="24"/>
          <w:szCs w:val="24"/>
          <w:rtl w:val="0"/>
        </w:rPr>
        <w:t xml:space="preserve">Resume Skill Gap Analyser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submitted to Vallurupalli Nageswara Rao Institute of Engineering and Technology in complete fulfilment of requirement for the award of Bachelor of Technology in Computer Science and Engineering (AI &amp; ML) &amp; IoT</w:t>
      </w:r>
      <w:r w:rsidDel="00000000" w:rsidR="00000000" w:rsidRPr="00000000">
        <w:rPr>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R&amp;AI is a Bonafide report to the work carried out by us under the guidance and supervision of </w:t>
      </w:r>
      <w:r w:rsidDel="00000000" w:rsidR="00000000" w:rsidRPr="00000000">
        <w:rPr>
          <w:sz w:val="24"/>
          <w:szCs w:val="24"/>
          <w:rtl w:val="0"/>
        </w:rPr>
        <w:t xml:space="preserv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K. Anitha,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Department of CSE (AI &amp; ML) &amp; IoT</w:t>
      </w:r>
      <w:r w:rsidDel="00000000" w:rsidR="00000000" w:rsidRPr="00000000">
        <w:rPr>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R&amp;AI, Vallurupalli Nageswara Rao Institute of Engineering and Technology. To the best of our knowledge, this has not been submitted in any form to other </w:t>
      </w:r>
      <w:r w:rsidDel="00000000" w:rsidR="00000000" w:rsidRPr="00000000">
        <w:rPr>
          <w:sz w:val="24"/>
          <w:szCs w:val="24"/>
          <w:rtl w:val="0"/>
        </w:rPr>
        <w:t xml:space="preserve">universities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sz w:val="24"/>
          <w:szCs w:val="24"/>
          <w:rtl w:val="0"/>
        </w:rPr>
        <w:t xml:space="preserve">institutions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award of any degree or diploma.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120.0" w:type="dxa"/>
        <w:jc w:val="left"/>
        <w:tblInd w:w="-14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3120"/>
        <w:gridCol w:w="4095"/>
        <w:tblGridChange w:id="0">
          <w:tblGrid>
            <w:gridCol w:w="1905"/>
            <w:gridCol w:w="3120"/>
            <w:gridCol w:w="4095"/>
          </w:tblGrid>
        </w:tblGridChange>
      </w:tblGrid>
      <w:tr>
        <w:trPr>
          <w:cantSplit w:val="0"/>
          <w:trHeight w:val="292" w:hRule="atLeast"/>
          <w:tblHeader w:val="0"/>
        </w:trPr>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sz w:val="24"/>
                <w:szCs w:val="24"/>
                <w:rtl w:val="0"/>
              </w:rPr>
              <w:t xml:space="preserve">andi Sidhartha Reddy</w:t>
            </w:r>
            <w:r w:rsidDel="00000000" w:rsidR="00000000" w:rsidRPr="00000000">
              <w:rPr>
                <w:rtl w:val="0"/>
              </w:rPr>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 Pavan Sai Abhishek</w:t>
            </w:r>
          </w:p>
        </w:tc>
      </w:tr>
      <w:tr>
        <w:trPr>
          <w:cantSplit w:val="0"/>
          <w:trHeight w:val="337" w:hRule="atLeast"/>
          <w:tblHeader w:val="0"/>
        </w:trPr>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38" w:line="36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3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25071A66</w:t>
            </w:r>
            <w:r w:rsidDel="00000000" w:rsidR="00000000" w:rsidRPr="00000000">
              <w:rPr>
                <w:sz w:val="24"/>
                <w:szCs w:val="24"/>
                <w:rtl w:val="0"/>
              </w:rPr>
              <w:t xml:space="preserve">79</w:t>
            </w:r>
            <w:r w:rsidDel="00000000" w:rsidR="00000000" w:rsidRPr="00000000">
              <w:rPr>
                <w:rtl w:val="0"/>
              </w:rPr>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38" w:line="360" w:lineRule="auto"/>
              <w:ind w:left="4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25071A6683</w:t>
            </w:r>
          </w:p>
        </w:tc>
      </w:tr>
      <w:tr>
        <w:trPr>
          <w:cantSplit w:val="0"/>
          <w:trHeight w:val="293"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39"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9"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 – AIML</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39" w:line="360" w:lineRule="auto"/>
              <w:ind w:left="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 - AIML</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9"/>
        </w:tabs>
        <w:spacing w:after="0" w:before="0" w:line="360" w:lineRule="auto"/>
        <w:ind w:left="1804" w:right="15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Nagothu Mithesh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sz w:val="24"/>
          <w:szCs w:val="24"/>
          <w:rtl w:val="0"/>
        </w:rPr>
        <w:t xml:space="preserve">Sindaram Saathwik Redy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25071A66</w:t>
      </w:r>
      <w:r w:rsidDel="00000000" w:rsidR="00000000" w:rsidRPr="00000000">
        <w:rPr>
          <w:sz w:val="24"/>
          <w:szCs w:val="24"/>
          <w:rtl w:val="0"/>
        </w:rPr>
        <w:t xml:space="preserve">B5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25071A66</w:t>
      </w:r>
      <w:r w:rsidDel="00000000" w:rsidR="00000000" w:rsidRPr="00000000">
        <w:rPr>
          <w:sz w:val="24"/>
          <w:szCs w:val="24"/>
          <w:rtl w:val="0"/>
        </w:rPr>
        <w:t xml:space="preserve">D4</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0"/>
        </w:tabs>
        <w:spacing w:after="0" w:before="0" w:line="360" w:lineRule="auto"/>
        <w:ind w:left="18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4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 – AIML</w:t>
        <w:tab/>
        <w:t xml:space="preserve"> CSE - AIML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78" name=""/>
                <a:graphic>
                  <a:graphicData uri="http://schemas.microsoft.com/office/word/2010/wordprocessingShape">
                    <wps:wsp>
                      <wps:cNvSpPr/>
                      <wps:cNvPr id="58" name="Shape 58"/>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78"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spacing w:line="360" w:lineRule="auto"/>
        <w:ind w:left="1442" w:right="1546" w:firstLine="0"/>
        <w:rPr/>
      </w:pPr>
      <w:r w:rsidDel="00000000" w:rsidR="00000000" w:rsidRPr="00000000">
        <w:rPr>
          <w:color w:val="1a6b3b"/>
          <w:rtl w:val="0"/>
        </w:rPr>
        <w:t xml:space="preserve">ACKNOWLEDGEMENT</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6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the last one year, VNRVJIET has helped us transform ourselves from mere amateurs in the field of Computer Science into skilled engineers capable of handling given </w:t>
      </w:r>
      <w:r w:rsidDel="00000000" w:rsidR="00000000" w:rsidRPr="00000000">
        <w:rPr>
          <w:sz w:val="24"/>
          <w:szCs w:val="24"/>
          <w:rtl w:val="0"/>
        </w:rPr>
        <w:t xml:space="preserve">situations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real time. We are highly indebted to the institute for everything that it has given us. We would like to express our gratitude towards the principal of our institute, Dr. B. Chennakesava Rao and the Head of the Department, Computer Science &amp; Engineering (AI </w:t>
      </w:r>
      <w:r w:rsidDel="00000000" w:rsidR="00000000" w:rsidRPr="00000000">
        <w:rPr>
          <w:sz w:val="24"/>
          <w:szCs w:val="24"/>
          <w:rtl w:val="0"/>
        </w:rPr>
        <w:t xml:space="preserve">&amp;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&amp; IoT</w:t>
      </w:r>
      <w:r w:rsidDel="00000000" w:rsidR="00000000" w:rsidRPr="00000000">
        <w:rPr>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R&amp;AI, Dr. Y. Sagar, for their kind co-operation and encouragement which helped us complete the project in the stipulated time. Although we have spent a lot of time and put in a </w:t>
      </w:r>
      <w:r w:rsidDel="00000000" w:rsidR="00000000" w:rsidRPr="00000000">
        <w:rPr>
          <w:sz w:val="24"/>
          <w:szCs w:val="24"/>
          <w:rtl w:val="0"/>
        </w:rPr>
        <w:t xml:space="preserve">lot of effort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this project, it would not have been possible without the motivating support and help of our course coordinator of </w:t>
      </w:r>
      <w:r w:rsidDel="00000000" w:rsidR="00000000" w:rsidRPr="00000000">
        <w:rPr>
          <w:sz w:val="24"/>
          <w:szCs w:val="24"/>
          <w:rtl w:val="0"/>
        </w:rPr>
        <w:t xml:space="preserve">Object Oriented Programming Through Java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w:t>
      </w:r>
      <w:r w:rsidDel="00000000" w:rsidR="00000000" w:rsidRPr="00000000">
        <w:rPr>
          <w:sz w:val="24"/>
          <w:szCs w:val="24"/>
          <w:rtl w:val="0"/>
        </w:rPr>
        <w:t xml:space="preserv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K. Anitha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CSE - (AI &amp; ML) &amp; IoT</w:t>
      </w:r>
      <w:r w:rsidDel="00000000" w:rsidR="00000000" w:rsidRPr="00000000">
        <w:rPr>
          <w:sz w:val="24"/>
          <w:szCs w:val="24"/>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R&amp;AI. We thank her for the guidance, constant supervision and for providing necessary information to complete this project. Our thanks and appreciations also go to all the faculty members, staff members of VNRVJIET, and all our friends who have helped us put this project together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tabs>
          <w:tab w:val="left" w:leader="none" w:pos="7441"/>
        </w:tabs>
        <w:spacing w:before="192" w:line="360" w:lineRule="auto"/>
        <w:ind w:left="676" w:right="0" w:firstLine="0"/>
        <w:jc w:val="left"/>
        <w:rPr>
          <w:sz w:val="24"/>
          <w:szCs w:val="24"/>
        </w:rPr>
      </w:pPr>
      <w:r w:rsidDel="00000000" w:rsidR="00000000" w:rsidRPr="00000000">
        <w:rPr>
          <w:sz w:val="24"/>
          <w:szCs w:val="24"/>
          <w:rtl w:val="0"/>
        </w:rPr>
        <w:t xml:space="preserve">BANDI SIDHARTHA REDDY</w:t>
        <w:tab/>
        <w:t xml:space="preserve">(25071A6679)</w:t>
      </w:r>
    </w:p>
    <w:p w:rsidR="00000000" w:rsidDel="00000000" w:rsidP="00000000" w:rsidRDefault="00000000" w:rsidRPr="00000000" w14:paraId="00000061">
      <w:pPr>
        <w:tabs>
          <w:tab w:val="left" w:leader="none" w:pos="7440"/>
        </w:tabs>
        <w:spacing w:before="193" w:line="360" w:lineRule="auto"/>
        <w:ind w:left="676" w:right="0" w:firstLine="0"/>
        <w:jc w:val="left"/>
        <w:rPr>
          <w:sz w:val="24"/>
          <w:szCs w:val="24"/>
        </w:rPr>
      </w:pPr>
      <w:r w:rsidDel="00000000" w:rsidR="00000000" w:rsidRPr="00000000">
        <w:rPr>
          <w:sz w:val="24"/>
          <w:szCs w:val="24"/>
          <w:rtl w:val="0"/>
        </w:rPr>
        <w:t xml:space="preserve">BORRA PAVAN SAI ABHISHEK</w:t>
        <w:tab/>
        <w:t xml:space="preserve">(25071A6683)</w:t>
      </w:r>
    </w:p>
    <w:p w:rsidR="00000000" w:rsidDel="00000000" w:rsidP="00000000" w:rsidRDefault="00000000" w:rsidRPr="00000000" w14:paraId="00000062">
      <w:pPr>
        <w:tabs>
          <w:tab w:val="left" w:leader="none" w:pos="7441"/>
        </w:tabs>
        <w:spacing w:before="190" w:line="360" w:lineRule="auto"/>
        <w:ind w:left="676" w:right="0" w:firstLine="0"/>
        <w:jc w:val="left"/>
        <w:rPr>
          <w:sz w:val="24"/>
          <w:szCs w:val="24"/>
        </w:rPr>
      </w:pPr>
      <w:r w:rsidDel="00000000" w:rsidR="00000000" w:rsidRPr="00000000">
        <w:rPr>
          <w:sz w:val="24"/>
          <w:szCs w:val="24"/>
          <w:rtl w:val="0"/>
        </w:rPr>
        <w:t xml:space="preserve">NAGOTHU MITHESH</w:t>
        <w:tab/>
        <w:t xml:space="preserve">(25071A66B5)</w:t>
      </w:r>
    </w:p>
    <w:p w:rsidR="00000000" w:rsidDel="00000000" w:rsidP="00000000" w:rsidRDefault="00000000" w:rsidRPr="00000000" w14:paraId="00000063">
      <w:pPr>
        <w:tabs>
          <w:tab w:val="left" w:leader="none" w:pos="7441"/>
        </w:tabs>
        <w:spacing w:before="192" w:line="360" w:lineRule="auto"/>
        <w:ind w:left="676" w:right="0" w:firstLine="0"/>
        <w:jc w:val="left"/>
        <w:rPr>
          <w:sz w:val="24"/>
          <w:szCs w:val="24"/>
        </w:rPr>
        <w:sectPr>
          <w:type w:val="nextPage"/>
          <w:pgSz w:h="15840" w:w="12240" w:orient="portrait"/>
          <w:pgMar w:bottom="280" w:top="460" w:left="1440" w:right="1080" w:header="360" w:footer="360"/>
        </w:sectPr>
      </w:pPr>
      <w:r w:rsidDel="00000000" w:rsidR="00000000" w:rsidRPr="00000000">
        <w:rPr>
          <w:sz w:val="24"/>
          <w:szCs w:val="24"/>
          <w:rtl w:val="0"/>
        </w:rPr>
        <w:t xml:space="preserve">SINDARAM SAATHWIK REDDY</w:t>
        <w:tab/>
        <w:t xml:space="preserve">(25071A66D4)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81" name=""/>
                <a:graphic>
                  <a:graphicData uri="http://schemas.microsoft.com/office/word/2010/wordprocessingShape">
                    <wps:wsp>
                      <wps:cNvSpPr/>
                      <wps:cNvPr id="61" name="Shape 61"/>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81"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spacing w:line="360" w:lineRule="auto"/>
        <w:ind w:right="105" w:firstLine="0"/>
        <w:rPr/>
      </w:pPr>
      <w:r w:rsidDel="00000000" w:rsidR="00000000" w:rsidRPr="00000000">
        <w:rPr>
          <w:rtl w:val="0"/>
        </w:rPr>
        <w:t xml:space="preserve">ABSTRACT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36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w:t>
      </w:r>
      <w:r w:rsidDel="00000000" w:rsidR="00000000" w:rsidRPr="00000000">
        <w:rPr>
          <w:b w:val="1"/>
          <w:bCs w:val="1"/>
          <w:sz w:val="24"/>
          <w:szCs w:val="24"/>
          <w:rtl w:val="0"/>
        </w:rPr>
        <w:t xml:space="preserve">Resume Skill Gap Analyser</w:t>
      </w:r>
      <w:r w:rsidDel="00000000" w:rsidR="00000000" w:rsidRPr="00000000">
        <w:rPr>
          <w:sz w:val="24"/>
          <w:szCs w:val="24"/>
          <w:rtl w:val="0"/>
        </w:rPr>
        <w:t xml:space="preserve"> is a Java-based application designed to help students and job seekers identify the skills they possess and the skills required for a selected job role. In the existing system, users generally compare their resumes manually with job descriptions or use separate online platforms, making it difficult to obtain a simple and structured view of their skill gaps. The proposed system improves this process by providing a centralized application that compares user-provided skills with the required skills of a selected role and displays matching skills, missing skills, and an overall skill-match percentage. The application uses Java concepts such as OOP, interfaces, collections, exception handling, file handling, serialization, multithreading, GUI components, and JDBC for database connectivity and CRUD operations. It provides a simple interface for entering resume details and analysing career-related skill requirements. In future, the system can be extended with NLP-based resume parsing, machine learning-based skill matching, live job-description integration, personalized course recommendations, and progress tracking. </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7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460" w:left="1440" w:right="108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Words: </w:t>
      </w:r>
      <w:r w:rsidDel="00000000" w:rsidR="00000000" w:rsidRPr="00000000">
        <w:rPr>
          <w:b w:val="1"/>
          <w:bCs w:val="1"/>
          <w:sz w:val="24"/>
          <w:szCs w:val="24"/>
          <w:rtl w:val="0"/>
        </w:rPr>
        <w:t xml:space="preserve">Multithreading, JDBC, CRUD, NLP-based Resume Parsing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2" name=""/>
                <a:graphic>
                  <a:graphicData uri="http://schemas.microsoft.com/office/word/2010/wordprocessingShape">
                    <wps:wsp>
                      <wps:cNvSpPr/>
                      <wps:cNvPr id="32" name="Shape 32"/>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2"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spacing w:before="0" w:line="360" w:lineRule="auto"/>
        <w:ind w:left="1442" w:right="1541" w:firstLine="0"/>
        <w:jc w:val="center"/>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645"/>
        </w:tabs>
        <w:spacing w:after="0" w:before="0" w:line="360" w:lineRule="auto"/>
        <w:ind w:left="1352" w:right="0" w:hanging="337"/>
        <w:jc w:val="left"/>
        <w:rPr/>
      </w:pPr>
      <w:r w:rsidDel="00000000" w:rsidR="00000000" w:rsidRPr="00000000">
        <w:rPr>
          <w:b w:val="1"/>
          <w:bCs w:val="1"/>
          <w:sz w:val="26"/>
          <w:szCs w:val="26"/>
          <w:rtl w:val="0"/>
        </w:rPr>
        <w:t xml:space="preserve">Problem Statement</w:t>
        <w:tab/>
        <w:t xml:space="preserve">      1 </w:t>
        <w:tab/>
        <w:t xml:space="preserve">   </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802"/>
        </w:tabs>
        <w:spacing w:after="0" w:before="433" w:line="360" w:lineRule="auto"/>
        <w:ind w:left="1352" w:right="0" w:hanging="337"/>
        <w:jc w:val="left"/>
        <w:rPr/>
      </w:pPr>
      <w:r w:rsidDel="00000000" w:rsidR="00000000" w:rsidRPr="00000000">
        <w:rPr>
          <w:b w:val="1"/>
          <w:bCs w:val="1"/>
          <w:sz w:val="26"/>
          <w:szCs w:val="26"/>
          <w:rtl w:val="0"/>
        </w:rPr>
        <w:t xml:space="preserve">Literature Survey                                                                                2</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867"/>
        </w:tabs>
        <w:spacing w:after="0" w:before="433" w:line="360" w:lineRule="auto"/>
        <w:ind w:left="1352" w:right="0" w:hanging="337"/>
        <w:jc w:val="left"/>
        <w:rPr/>
      </w:pPr>
      <w:r w:rsidDel="00000000" w:rsidR="00000000" w:rsidRPr="00000000">
        <w:rPr>
          <w:b w:val="1"/>
          <w:bCs w:val="1"/>
          <w:sz w:val="26"/>
          <w:szCs w:val="26"/>
          <w:rtl w:val="0"/>
        </w:rPr>
        <w:t xml:space="preserve">Objectives                                                                                             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932"/>
        </w:tabs>
        <w:spacing w:after="0" w:before="431" w:line="360" w:lineRule="auto"/>
        <w:ind w:left="1352" w:right="0" w:hanging="337"/>
        <w:jc w:val="left"/>
        <w:rPr/>
      </w:pPr>
      <w:r w:rsidDel="00000000" w:rsidR="00000000" w:rsidRPr="00000000">
        <w:rPr>
          <w:b w:val="1"/>
          <w:bCs w:val="1"/>
          <w:sz w:val="26"/>
          <w:szCs w:val="26"/>
          <w:rtl w:val="0"/>
        </w:rPr>
        <w:t xml:space="preserve">System Architecture/ Workflow</w:t>
      </w:r>
      <w:r w:rsidDel="00000000" w:rsidR="00000000" w:rsidRPr="00000000">
        <w:rPr>
          <w:sz w:val="26"/>
          <w:szCs w:val="26"/>
          <w:rtl w:val="0"/>
        </w:rPr>
        <w:t xml:space="preserve">                                                         </w:t>
      </w:r>
      <w:r w:rsidDel="00000000" w:rsidR="00000000" w:rsidRPr="00000000">
        <w:rPr>
          <w:b w:val="1"/>
          <w:bCs w:val="1"/>
          <w:sz w:val="26"/>
          <w:szCs w:val="26"/>
          <w:rtl w:val="0"/>
        </w:rPr>
        <w:t xml:space="preserve">4</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931"/>
        </w:tabs>
        <w:spacing w:after="0" w:before="435" w:line="360" w:lineRule="auto"/>
        <w:ind w:left="1352" w:right="0" w:hanging="337"/>
        <w:jc w:val="left"/>
        <w:rPr/>
      </w:pPr>
      <w:r w:rsidDel="00000000" w:rsidR="00000000" w:rsidRPr="00000000">
        <w:rPr>
          <w:b w:val="1"/>
          <w:bCs w:val="1"/>
          <w:sz w:val="26"/>
          <w:szCs w:val="26"/>
          <w:rtl w:val="0"/>
        </w:rPr>
        <w:t xml:space="preserve">Proposed Solution                                                                                5</w:t>
        <w:tab/>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931"/>
        </w:tabs>
        <w:spacing w:after="0" w:before="435" w:line="360" w:lineRule="auto"/>
        <w:ind w:left="1352" w:right="0" w:hanging="337"/>
        <w:jc w:val="left"/>
        <w:rPr/>
      </w:pPr>
      <w:r w:rsidDel="00000000" w:rsidR="00000000" w:rsidRPr="00000000">
        <w:rPr>
          <w:b w:val="1"/>
          <w:bCs w:val="1"/>
          <w:sz w:val="26"/>
          <w:szCs w:val="26"/>
          <w:rtl w:val="0"/>
        </w:rPr>
        <w:t xml:space="preserve">System Design                                                                                    6-10</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931"/>
        </w:tabs>
        <w:spacing w:after="0" w:before="435" w:line="360" w:lineRule="auto"/>
        <w:ind w:left="1352" w:right="0" w:hanging="337"/>
        <w:jc w:val="left"/>
        <w:rPr/>
      </w:pPr>
      <w:r w:rsidDel="00000000" w:rsidR="00000000" w:rsidRPr="00000000">
        <w:rPr>
          <w:b w:val="1"/>
          <w:bCs w:val="1"/>
          <w:sz w:val="26"/>
          <w:szCs w:val="26"/>
          <w:rtl w:val="0"/>
        </w:rPr>
        <w:t xml:space="preserve">Implementation                                                                                 11-30  </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931"/>
        </w:tabs>
        <w:spacing w:after="0" w:before="435" w:line="360" w:lineRule="auto"/>
        <w:ind w:left="1352" w:right="0" w:hanging="337"/>
        <w:jc w:val="left"/>
        <w:rPr/>
      </w:pPr>
      <w:r w:rsidDel="00000000" w:rsidR="00000000" w:rsidRPr="00000000">
        <w:rPr>
          <w:b w:val="1"/>
          <w:bCs w:val="1"/>
          <w:sz w:val="26"/>
          <w:szCs w:val="26"/>
          <w:rtl w:val="0"/>
        </w:rPr>
        <w:t xml:space="preserve">Testing and Debugging                                                                     31-34</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52"/>
          <w:tab w:val="right" w:leader="none" w:pos="8931"/>
        </w:tabs>
        <w:spacing w:after="0" w:before="435" w:line="360" w:lineRule="auto"/>
        <w:ind w:left="1352" w:right="0" w:hanging="337"/>
        <w:jc w:val="left"/>
        <w:rPr/>
      </w:pPr>
      <w:r w:rsidDel="00000000" w:rsidR="00000000" w:rsidRPr="00000000">
        <w:rPr>
          <w:b w:val="1"/>
          <w:bCs w:val="1"/>
          <w:sz w:val="26"/>
          <w:szCs w:val="26"/>
          <w:rtl w:val="0"/>
        </w:rPr>
        <w:t xml:space="preserve">Analysis of Results                                                                               35</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11"/>
        </w:tabs>
        <w:spacing w:after="0" w:before="431" w:line="360" w:lineRule="auto"/>
        <w:ind w:left="101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type w:val="nextPage"/>
          <w:pgSz w:h="15840" w:w="12240" w:orient="portrait"/>
          <w:pgMar w:bottom="280" w:top="460" w:left="1440" w:right="1080" w:header="360" w:footer="360"/>
        </w:sectPr>
      </w:pPr>
      <w:hyperlink w:anchor="_heading=h.d1o5e6jj8b6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r>
      </w:hyperlink>
      <w:r w:rsidDel="00000000" w:rsidR="00000000" w:rsidRPr="00000000">
        <w:rPr>
          <w:b w:val="1"/>
          <w:bCs w:val="1"/>
          <w:sz w:val="26"/>
          <w:szCs w:val="26"/>
          <w:rtl w:val="0"/>
        </w:rPr>
        <w:t xml:space="preserve">                                                                                                  36</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3" name=""/>
                <a:graphic>
                  <a:graphicData uri="http://schemas.microsoft.com/office/word/2010/wordprocessingShape">
                    <wps:wsp>
                      <wps:cNvSpPr/>
                      <wps:cNvPr id="33" name="Shape 33"/>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3"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F">
      <w:pPr>
        <w:pStyle w:val="Heading1"/>
        <w:spacing w:line="360" w:lineRule="auto"/>
        <w:ind w:firstLine="0"/>
        <w:rPr/>
      </w:pPr>
      <w:r w:rsidDel="00000000" w:rsidR="00000000" w:rsidRPr="00000000">
        <w:rPr>
          <w:rtl w:val="0"/>
        </w:rPr>
        <w:t xml:space="preserve">CHAPTER 1</w:t>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pStyle w:val="Heading2"/>
        <w:spacing w:before="1" w:line="360" w:lineRule="auto"/>
        <w:ind w:right="101" w:firstLine="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sz w:val="30"/>
          <w:szCs w:val="30"/>
          <w:rtl w:val="0"/>
        </w:rPr>
        <w:t xml:space="preserve">PROBLEM STATEMENT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spacing w:after="240" w:before="240" w:line="360" w:lineRule="auto"/>
        <w:ind w:left="720" w:right="720" w:firstLine="0"/>
        <w:jc w:val="both"/>
        <w:rPr>
          <w:sz w:val="24"/>
          <w:szCs w:val="24"/>
        </w:rPr>
      </w:pPr>
      <w:r w:rsidDel="00000000" w:rsidR="00000000" w:rsidRPr="00000000">
        <w:rPr>
          <w:sz w:val="24"/>
          <w:szCs w:val="24"/>
          <w:rtl w:val="0"/>
        </w:rPr>
        <w:t xml:space="preserve">With increasing competition for technical jobs, students need to develop skills that match the requirements of their desired job roles. However, many students are uncertain whether their current skills are sufficient for the roles they are interested in. Although job descriptions provide information about required skills, students usually have to manually compare these requirements with the skills mentioned in their resumes. This makes it difficult to clearly identify the skills they already possess and the skills they still need to develop.</w:t>
      </w:r>
    </w:p>
    <w:p w:rsidR="00000000" w:rsidDel="00000000" w:rsidP="00000000" w:rsidRDefault="00000000" w:rsidRPr="00000000" w14:paraId="00000084">
      <w:pPr>
        <w:spacing w:after="240" w:before="240" w:line="360" w:lineRule="auto"/>
        <w:ind w:left="720" w:right="720" w:firstLine="0"/>
        <w:jc w:val="both"/>
        <w:rPr>
          <w:sz w:val="24"/>
          <w:szCs w:val="24"/>
        </w:rPr>
      </w:pPr>
      <w:r w:rsidDel="00000000" w:rsidR="00000000" w:rsidRPr="00000000">
        <w:rPr>
          <w:sz w:val="24"/>
          <w:szCs w:val="24"/>
          <w:rtl w:val="0"/>
        </w:rPr>
        <w:t xml:space="preserve">The problem becomes more challenging when students consider multiple job roles, as each role may require different programming languages, technologies, tools, databases, and technical competencies. Manual comparison can be time-consuming and may cause students to overlook important requirements. As a result, students may not have a clear understanding of the areas they need to improve.</w:t>
      </w:r>
    </w:p>
    <w:p w:rsidR="00000000" w:rsidDel="00000000" w:rsidP="00000000" w:rsidRDefault="00000000" w:rsidRPr="00000000" w14:paraId="00000085">
      <w:pPr>
        <w:spacing w:after="240" w:before="240" w:line="360" w:lineRule="auto"/>
        <w:ind w:left="720" w:right="720" w:firstLine="0"/>
        <w:jc w:val="both"/>
        <w:rPr>
          <w:sz w:val="24"/>
          <w:szCs w:val="24"/>
        </w:rPr>
      </w:pPr>
      <w:r w:rsidDel="00000000" w:rsidR="00000000" w:rsidRPr="00000000">
        <w:rPr>
          <w:sz w:val="24"/>
          <w:szCs w:val="24"/>
          <w:rtl w:val="0"/>
        </w:rPr>
        <w:t xml:space="preserve">Therefore, there is a need for a simple system that can analyse a student's existing skills and compare them with the requirements of a selected job role, providing a clear understanding of their current skill profile and areas for improvement.</w:t>
      </w:r>
    </w:p>
    <w:p w:rsidR="00000000" w:rsidDel="00000000" w:rsidP="00000000" w:rsidRDefault="00000000" w:rsidRPr="00000000" w14:paraId="00000086">
      <w:pPr>
        <w:pStyle w:val="Heading3"/>
        <w:spacing w:after="80" w:before="280" w:line="360" w:lineRule="auto"/>
        <w:ind w:left="720" w:right="720" w:firstLine="0"/>
        <w:jc w:val="both"/>
        <w:rPr/>
      </w:pPr>
      <w:bookmarkStart w:colFirst="0" w:colLast="0" w:name="_heading=h.frkvwspzqvah" w:id="0"/>
      <w:bookmarkEnd w:id="0"/>
      <w:r w:rsidDel="00000000" w:rsidR="00000000" w:rsidRPr="00000000">
        <w:rPr>
          <w:rtl w:val="0"/>
        </w:rPr>
        <w:t xml:space="preserve">PROBLEM STATEMENT</w:t>
      </w:r>
    </w:p>
    <w:p w:rsidR="00000000" w:rsidDel="00000000" w:rsidP="00000000" w:rsidRDefault="00000000" w:rsidRPr="00000000" w14:paraId="00000087">
      <w:pPr>
        <w:spacing w:after="240" w:before="240" w:line="360" w:lineRule="auto"/>
        <w:ind w:left="720" w:right="720" w:firstLine="0"/>
        <w:jc w:val="both"/>
        <w:rPr>
          <w:sz w:val="24"/>
          <w:szCs w:val="24"/>
        </w:rPr>
      </w:pPr>
      <w:r w:rsidDel="00000000" w:rsidR="00000000" w:rsidRPr="00000000">
        <w:rPr>
          <w:sz w:val="24"/>
          <w:szCs w:val="24"/>
          <w:rtl w:val="0"/>
        </w:rPr>
        <w:t xml:space="preserve">To develop a Java-based Resume Skill Gap Analyser that allows students to compare their existing skills with the skills required for a selected job role. The system will identify matching and missing skills, store job-role and skill-related information in a database, and present the analysis through a user-friendly graphical interface, helping students understand their skill gaps and focus on relevant areas for improvement.</w:t>
      </w:r>
    </w:p>
    <w:p w:rsidR="00000000" w:rsidDel="00000000" w:rsidP="00000000" w:rsidRDefault="00000000" w:rsidRPr="00000000" w14:paraId="00000088">
      <w:pPr>
        <w:spacing w:after="240" w:before="240" w:line="360" w:lineRule="auto"/>
        <w:ind w:left="720" w:right="720" w:firstLine="0"/>
        <w:jc w:val="both"/>
        <w:rPr/>
      </w:pPr>
      <w:r w:rsidDel="00000000" w:rsidR="00000000" w:rsidRPr="00000000">
        <w:rPr>
          <w:rtl w:val="0"/>
        </w:rPr>
      </w:r>
    </w:p>
    <w:p w:rsidR="00000000" w:rsidDel="00000000" w:rsidP="00000000" w:rsidRDefault="00000000" w:rsidRPr="00000000" w14:paraId="00000089">
      <w:pPr>
        <w:spacing w:after="240" w:before="240" w:line="360" w:lineRule="auto"/>
        <w:ind w:left="720" w:right="720" w:firstLine="0"/>
        <w:jc w:val="both"/>
        <w:rPr/>
      </w:pPr>
      <w:r w:rsidDel="00000000" w:rsidR="00000000" w:rsidRPr="00000000">
        <w:rPr>
          <w:rtl w:val="0"/>
        </w:rPr>
      </w:r>
    </w:p>
    <w:p w:rsidR="00000000" w:rsidDel="00000000" w:rsidP="00000000" w:rsidRDefault="00000000" w:rsidRPr="00000000" w14:paraId="0000008A">
      <w:pPr>
        <w:spacing w:after="240" w:before="240" w:line="360" w:lineRule="auto"/>
        <w:ind w:left="720" w:right="720" w:firstLine="0"/>
        <w:jc w:val="both"/>
        <w:rPr/>
      </w:pPr>
      <w:r w:rsidDel="00000000" w:rsidR="00000000" w:rsidRPr="00000000">
        <w:rPr>
          <w:rtl w:val="0"/>
        </w:rPr>
      </w:r>
    </w:p>
    <w:p w:rsidR="00000000" w:rsidDel="00000000" w:rsidP="00000000" w:rsidRDefault="00000000" w:rsidRPr="00000000" w14:paraId="0000008B">
      <w:pPr>
        <w:spacing w:after="240" w:before="240" w:line="360" w:lineRule="auto"/>
        <w:ind w:left="0" w:right="72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4" name=""/>
                <a:graphic>
                  <a:graphicData uri="http://schemas.microsoft.com/office/word/2010/wordprocessingShape">
                    <wps:wsp>
                      <wps:cNvSpPr/>
                      <wps:cNvPr id="34" name="Shape 34"/>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4"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C">
      <w:pPr>
        <w:pStyle w:val="Heading1"/>
        <w:spacing w:line="360" w:lineRule="auto"/>
        <w:rPr>
          <w:b w:val="1"/>
          <w:bCs w:val="1"/>
          <w:sz w:val="30"/>
          <w:szCs w:val="30"/>
        </w:rPr>
      </w:pPr>
      <w:r w:rsidDel="00000000" w:rsidR="00000000" w:rsidRPr="00000000">
        <w:rPr>
          <w:rtl w:val="0"/>
        </w:rPr>
        <w:t xml:space="preserve">CHAPTER 2</w:t>
      </w:r>
      <w:r w:rsidDel="00000000" w:rsidR="00000000" w:rsidRPr="00000000">
        <w:rPr>
          <w:rtl w:val="0"/>
        </w:rPr>
      </w:r>
    </w:p>
    <w:p w:rsidR="00000000" w:rsidDel="00000000" w:rsidP="00000000" w:rsidRDefault="00000000" w:rsidRPr="00000000" w14:paraId="0000008D">
      <w:pPr>
        <w:pStyle w:val="Heading2"/>
        <w:spacing w:line="360" w:lineRule="auto"/>
        <w:rPr>
          <w:sz w:val="30"/>
          <w:szCs w:val="30"/>
        </w:rPr>
      </w:pPr>
      <w:bookmarkStart w:colFirst="0" w:colLast="0" w:name="_heading=h.e6bego1zamri" w:id="1"/>
      <w:bookmarkEnd w:id="1"/>
      <w:r w:rsidDel="00000000" w:rsidR="00000000" w:rsidRPr="00000000">
        <w:rPr>
          <w:sz w:val="30"/>
          <w:szCs w:val="30"/>
          <w:rtl w:val="0"/>
        </w:rPr>
        <w:t xml:space="preserve">LITERATURE SURVEY</w:t>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after="240" w:before="240" w:line="360" w:lineRule="auto"/>
        <w:ind w:left="720" w:right="720" w:firstLine="0"/>
        <w:jc w:val="both"/>
        <w:rPr>
          <w:sz w:val="24"/>
          <w:szCs w:val="24"/>
        </w:rPr>
      </w:pPr>
      <w:r w:rsidDel="00000000" w:rsidR="00000000" w:rsidRPr="00000000">
        <w:rPr>
          <w:sz w:val="24"/>
          <w:szCs w:val="24"/>
          <w:rtl w:val="0"/>
        </w:rPr>
        <w:t xml:space="preserve">A study of existing resume analysis and career assessment systems was conducted to understand their features and limitations. Most existing systems focus on </w:t>
      </w:r>
      <w:r w:rsidDel="00000000" w:rsidR="00000000" w:rsidRPr="00000000">
        <w:rPr>
          <w:b w:val="1"/>
          <w:bCs w:val="1"/>
          <w:sz w:val="24"/>
          <w:szCs w:val="24"/>
          <w:rtl w:val="0"/>
        </w:rPr>
        <w:t xml:space="preserve">analysing resumes, extracting information, identifying keywords, and providing an overall resume score or assessment</w:t>
      </w:r>
      <w:r w:rsidDel="00000000" w:rsidR="00000000" w:rsidRPr="00000000">
        <w:rPr>
          <w:sz w:val="24"/>
          <w:szCs w:val="24"/>
          <w:rtl w:val="0"/>
        </w:rPr>
        <w:t xml:space="preserve"> based on factors such as skills, experience, education, and resume structure.</w:t>
      </w:r>
    </w:p>
    <w:p w:rsidR="00000000" w:rsidDel="00000000" w:rsidP="00000000" w:rsidRDefault="00000000" w:rsidRPr="00000000" w14:paraId="00000090">
      <w:pPr>
        <w:spacing w:after="240" w:before="240" w:line="360" w:lineRule="auto"/>
        <w:ind w:left="720" w:right="720" w:firstLine="0"/>
        <w:jc w:val="both"/>
        <w:rPr>
          <w:sz w:val="24"/>
          <w:szCs w:val="24"/>
        </w:rPr>
      </w:pPr>
      <w:r w:rsidDel="00000000" w:rsidR="00000000" w:rsidRPr="00000000">
        <w:rPr>
          <w:sz w:val="24"/>
          <w:szCs w:val="24"/>
          <w:rtl w:val="0"/>
        </w:rPr>
        <w:t xml:space="preserve">These systems are useful for evaluating the quality and relevance of a resume, but they generally focus on </w:t>
      </w:r>
      <w:r w:rsidDel="00000000" w:rsidR="00000000" w:rsidRPr="00000000">
        <w:rPr>
          <w:b w:val="1"/>
          <w:bCs w:val="1"/>
          <w:sz w:val="24"/>
          <w:szCs w:val="24"/>
          <w:rtl w:val="0"/>
        </w:rPr>
        <w:t xml:space="preserve">how well the existing resume matches or performs against certain criteria</w:t>
      </w:r>
      <w:r w:rsidDel="00000000" w:rsidR="00000000" w:rsidRPr="00000000">
        <w:rPr>
          <w:sz w:val="24"/>
          <w:szCs w:val="24"/>
          <w:rtl w:val="0"/>
        </w:rPr>
        <w:t xml:space="preserve">. They do not always provide a detailed analysis of the </w:t>
      </w:r>
      <w:r w:rsidDel="00000000" w:rsidR="00000000" w:rsidRPr="00000000">
        <w:rPr>
          <w:b w:val="1"/>
          <w:bCs w:val="1"/>
          <w:sz w:val="24"/>
          <w:szCs w:val="24"/>
          <w:rtl w:val="0"/>
        </w:rPr>
        <w:t xml:space="preserve">skills that are missing for a specific target job role</w:t>
      </w:r>
      <w:r w:rsidDel="00000000" w:rsidR="00000000" w:rsidRPr="00000000">
        <w:rPr>
          <w:sz w:val="24"/>
          <w:szCs w:val="24"/>
          <w:rtl w:val="0"/>
        </w:rPr>
        <w:t xml:space="preserve">. As a result, students may know the current strength or score of their resume but may not clearly understand </w:t>
      </w:r>
      <w:r w:rsidDel="00000000" w:rsidR="00000000" w:rsidRPr="00000000">
        <w:rPr>
          <w:b w:val="1"/>
          <w:bCs w:val="1"/>
          <w:sz w:val="24"/>
          <w:szCs w:val="24"/>
          <w:rtl w:val="0"/>
        </w:rPr>
        <w:t xml:space="preserve">what additional skills they need to learn</w:t>
      </w:r>
      <w:r w:rsidDel="00000000" w:rsidR="00000000" w:rsidRPr="00000000">
        <w:rPr>
          <w:sz w:val="24"/>
          <w:szCs w:val="24"/>
          <w:rtl w:val="0"/>
        </w:rPr>
        <w:t xml:space="preserve"> to become better suited for their desired role.</w:t>
      </w:r>
    </w:p>
    <w:p w:rsidR="00000000" w:rsidDel="00000000" w:rsidP="00000000" w:rsidRDefault="00000000" w:rsidRPr="00000000" w14:paraId="00000091">
      <w:pPr>
        <w:spacing w:after="240" w:before="240" w:line="360" w:lineRule="auto"/>
        <w:ind w:left="720" w:right="720" w:firstLine="0"/>
        <w:jc w:val="both"/>
        <w:rPr>
          <w:sz w:val="24"/>
          <w:szCs w:val="24"/>
        </w:rPr>
      </w:pPr>
      <w:r w:rsidDel="00000000" w:rsidR="00000000" w:rsidRPr="00000000">
        <w:rPr>
          <w:sz w:val="24"/>
          <w:szCs w:val="24"/>
          <w:rtl w:val="0"/>
        </w:rPr>
        <w:t xml:space="preserve">The study identified a need for a system that goes beyond simply evaluating a resume and provides a </w:t>
      </w:r>
      <w:r w:rsidDel="00000000" w:rsidR="00000000" w:rsidRPr="00000000">
        <w:rPr>
          <w:b w:val="1"/>
          <w:bCs w:val="1"/>
          <w:sz w:val="24"/>
          <w:szCs w:val="24"/>
          <w:rtl w:val="0"/>
        </w:rPr>
        <w:t xml:space="preserve">skill-gap analysis</w:t>
      </w:r>
      <w:r w:rsidDel="00000000" w:rsidR="00000000" w:rsidRPr="00000000">
        <w:rPr>
          <w:sz w:val="24"/>
          <w:szCs w:val="24"/>
          <w:rtl w:val="0"/>
        </w:rPr>
        <w:t xml:space="preserve"> by comparing the student's existing skills with the required skills for a selected job role. This observation forms the basis for developing the proposed </w:t>
      </w:r>
      <w:r w:rsidDel="00000000" w:rsidR="00000000" w:rsidRPr="00000000">
        <w:rPr>
          <w:b w:val="1"/>
          <w:bCs w:val="1"/>
          <w:sz w:val="24"/>
          <w:szCs w:val="24"/>
          <w:rtl w:val="0"/>
        </w:rPr>
        <w:t xml:space="preserve">Resume Skill Gap Analyser</w:t>
      </w:r>
      <w:r w:rsidDel="00000000" w:rsidR="00000000" w:rsidRPr="00000000">
        <w:rPr>
          <w:sz w:val="24"/>
          <w:szCs w:val="24"/>
          <w:rtl w:val="0"/>
        </w:rPr>
        <w:t xml:space="preserve">.</w:t>
      </w:r>
    </w:p>
    <w:p w:rsidR="00000000" w:rsidDel="00000000" w:rsidP="00000000" w:rsidRDefault="00000000" w:rsidRPr="00000000" w14:paraId="00000092">
      <w:pPr>
        <w:spacing w:after="240" w:before="240" w:line="360" w:lineRule="auto"/>
        <w:ind w:left="720" w:right="720" w:firstLine="0"/>
        <w:jc w:val="both"/>
        <w:rPr>
          <w:sz w:val="24"/>
          <w:szCs w:val="24"/>
        </w:rPr>
      </w:pPr>
      <w:r w:rsidDel="00000000" w:rsidR="00000000" w:rsidRPr="00000000">
        <w:rPr>
          <w:sz w:val="24"/>
          <w:szCs w:val="24"/>
        </w:rPr>
        <w:drawing>
          <wp:inline distB="114300" distT="114300" distL="114300" distR="114300">
            <wp:extent cx="5237866" cy="2921118"/>
            <wp:effectExtent b="0" l="0" r="0" t="0"/>
            <wp:docPr id="18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237866" cy="292111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5" name=""/>
                <a:graphic>
                  <a:graphicData uri="http://schemas.microsoft.com/office/word/2010/wordprocessingShape">
                    <wps:wsp>
                      <wps:cNvSpPr/>
                      <wps:cNvPr id="35" name="Shape 35"/>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5"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6" name=""/>
                <a:graphic>
                  <a:graphicData uri="http://schemas.microsoft.com/office/word/2010/wordprocessingShape">
                    <wps:wsp>
                      <wps:cNvSpPr/>
                      <wps:cNvPr id="36" name="Shape 36"/>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6"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4">
      <w:pPr>
        <w:pStyle w:val="Heading1"/>
        <w:spacing w:line="360" w:lineRule="auto"/>
        <w:ind w:left="360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t xml:space="preserve">     CHAPTER 3</w:t>
      </w:r>
      <w:r w:rsidDel="00000000" w:rsidR="00000000" w:rsidRPr="00000000">
        <w:rPr>
          <w:rtl w:val="0"/>
        </w:rPr>
      </w:r>
    </w:p>
    <w:p w:rsidR="00000000" w:rsidDel="00000000" w:rsidP="00000000" w:rsidRDefault="00000000" w:rsidRPr="00000000" w14:paraId="00000095">
      <w:pPr>
        <w:pStyle w:val="Heading2"/>
        <w:spacing w:line="360" w:lineRule="auto"/>
        <w:ind w:right="102" w:firstLine="0"/>
        <w:rPr>
          <w:sz w:val="30"/>
          <w:szCs w:val="30"/>
        </w:rPr>
      </w:pPr>
      <w:r w:rsidDel="00000000" w:rsidR="00000000" w:rsidRPr="00000000">
        <w:rPr>
          <w:sz w:val="30"/>
          <w:szCs w:val="30"/>
          <w:rtl w:val="0"/>
        </w:rPr>
        <w:t xml:space="preserve">OBJECTIVES</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numPr>
          <w:ilvl w:val="0"/>
          <w:numId w:val="1"/>
        </w:numPr>
        <w:spacing w:after="0" w:before="240" w:line="360" w:lineRule="auto"/>
        <w:ind w:left="1080" w:right="720" w:hanging="360"/>
        <w:jc w:val="both"/>
        <w:rPr>
          <w:sz w:val="24"/>
          <w:szCs w:val="24"/>
        </w:rPr>
      </w:pPr>
      <w:r w:rsidDel="00000000" w:rsidR="00000000" w:rsidRPr="00000000">
        <w:rPr>
          <w:b w:val="1"/>
          <w:bCs w:val="1"/>
          <w:sz w:val="24"/>
          <w:szCs w:val="24"/>
          <w:rtl w:val="0"/>
        </w:rPr>
        <w:t xml:space="preserve">To develop a Java-based system</w:t>
      </w:r>
      <w:r w:rsidDel="00000000" w:rsidR="00000000" w:rsidRPr="00000000">
        <w:rPr>
          <w:sz w:val="24"/>
          <w:szCs w:val="24"/>
          <w:rtl w:val="0"/>
        </w:rPr>
        <w:t xml:space="preserve"> that analyses a student's resume and existing skills.</w:t>
      </w:r>
    </w:p>
    <w:p w:rsidR="00000000" w:rsidDel="00000000" w:rsidP="00000000" w:rsidRDefault="00000000" w:rsidRPr="00000000" w14:paraId="00000098">
      <w:pPr>
        <w:numPr>
          <w:ilvl w:val="0"/>
          <w:numId w:val="1"/>
        </w:numPr>
        <w:spacing w:after="0" w:before="0" w:line="360" w:lineRule="auto"/>
        <w:ind w:left="1080" w:right="720" w:hanging="360"/>
        <w:jc w:val="both"/>
        <w:rPr>
          <w:sz w:val="24"/>
          <w:szCs w:val="24"/>
        </w:rPr>
      </w:pPr>
      <w:r w:rsidDel="00000000" w:rsidR="00000000" w:rsidRPr="00000000">
        <w:rPr>
          <w:b w:val="1"/>
          <w:bCs w:val="1"/>
          <w:sz w:val="24"/>
          <w:szCs w:val="24"/>
          <w:rtl w:val="0"/>
        </w:rPr>
        <w:t xml:space="preserve">To compare the student's skills with the required skills</w:t>
      </w:r>
      <w:r w:rsidDel="00000000" w:rsidR="00000000" w:rsidRPr="00000000">
        <w:rPr>
          <w:sz w:val="24"/>
          <w:szCs w:val="24"/>
          <w:rtl w:val="0"/>
        </w:rPr>
        <w:t xml:space="preserve"> for a selected job role.</w:t>
      </w:r>
    </w:p>
    <w:p w:rsidR="00000000" w:rsidDel="00000000" w:rsidP="00000000" w:rsidRDefault="00000000" w:rsidRPr="00000000" w14:paraId="00000099">
      <w:pPr>
        <w:numPr>
          <w:ilvl w:val="0"/>
          <w:numId w:val="1"/>
        </w:numPr>
        <w:spacing w:after="0" w:before="0" w:line="360" w:lineRule="auto"/>
        <w:ind w:left="1080" w:right="720" w:hanging="360"/>
        <w:jc w:val="both"/>
        <w:rPr>
          <w:sz w:val="24"/>
          <w:szCs w:val="24"/>
        </w:rPr>
      </w:pPr>
      <w:r w:rsidDel="00000000" w:rsidR="00000000" w:rsidRPr="00000000">
        <w:rPr>
          <w:b w:val="1"/>
          <w:bCs w:val="1"/>
          <w:sz w:val="24"/>
          <w:szCs w:val="24"/>
          <w:rtl w:val="0"/>
        </w:rPr>
        <w:t xml:space="preserve">To identify matching and missing skills</w:t>
      </w:r>
      <w:r w:rsidDel="00000000" w:rsidR="00000000" w:rsidRPr="00000000">
        <w:rPr>
          <w:sz w:val="24"/>
          <w:szCs w:val="24"/>
          <w:rtl w:val="0"/>
        </w:rPr>
        <w:t xml:space="preserve"> through systematic skill-gap analysis.</w:t>
      </w:r>
    </w:p>
    <w:p w:rsidR="00000000" w:rsidDel="00000000" w:rsidP="00000000" w:rsidRDefault="00000000" w:rsidRPr="00000000" w14:paraId="0000009A">
      <w:pPr>
        <w:numPr>
          <w:ilvl w:val="0"/>
          <w:numId w:val="1"/>
        </w:numPr>
        <w:spacing w:after="0" w:before="0" w:line="360" w:lineRule="auto"/>
        <w:ind w:left="1080" w:right="720" w:hanging="360"/>
        <w:jc w:val="both"/>
        <w:rPr>
          <w:sz w:val="24"/>
          <w:szCs w:val="24"/>
        </w:rPr>
      </w:pPr>
      <w:r w:rsidDel="00000000" w:rsidR="00000000" w:rsidRPr="00000000">
        <w:rPr>
          <w:b w:val="1"/>
          <w:bCs w:val="1"/>
          <w:sz w:val="24"/>
          <w:szCs w:val="24"/>
          <w:rtl w:val="0"/>
        </w:rPr>
        <w:t xml:space="preserve">To store and manage job roles, required skills, and analysis results</w:t>
      </w:r>
      <w:r w:rsidDel="00000000" w:rsidR="00000000" w:rsidRPr="00000000">
        <w:rPr>
          <w:sz w:val="24"/>
          <w:szCs w:val="24"/>
          <w:rtl w:val="0"/>
        </w:rPr>
        <w:t xml:space="preserve"> using a database.</w:t>
      </w:r>
    </w:p>
    <w:p w:rsidR="00000000" w:rsidDel="00000000" w:rsidP="00000000" w:rsidRDefault="00000000" w:rsidRPr="00000000" w14:paraId="0000009B">
      <w:pPr>
        <w:numPr>
          <w:ilvl w:val="0"/>
          <w:numId w:val="1"/>
        </w:numPr>
        <w:spacing w:after="240" w:before="0" w:line="360" w:lineRule="auto"/>
        <w:ind w:left="1080" w:right="720" w:hanging="360"/>
        <w:jc w:val="both"/>
        <w:rPr>
          <w:sz w:val="24"/>
          <w:szCs w:val="24"/>
        </w:rPr>
        <w:sectPr>
          <w:footerReference r:id="rId11" w:type="default"/>
          <w:type w:val="nextPage"/>
          <w:pgSz w:h="15840" w:w="12240" w:orient="portrait"/>
          <w:pgMar w:bottom="920" w:top="460" w:left="1440" w:right="1080" w:header="0" w:footer="723"/>
          <w:pgNumType w:start="1"/>
        </w:sectPr>
      </w:pPr>
      <w:r w:rsidDel="00000000" w:rsidR="00000000" w:rsidRPr="00000000">
        <w:rPr>
          <w:b w:val="1"/>
          <w:bCs w:val="1"/>
          <w:sz w:val="24"/>
          <w:szCs w:val="24"/>
          <w:rtl w:val="0"/>
        </w:rPr>
        <w:t xml:space="preserve">To provide a simple graphical interface</w:t>
      </w:r>
      <w:r w:rsidDel="00000000" w:rsidR="00000000" w:rsidRPr="00000000">
        <w:rPr>
          <w:sz w:val="24"/>
          <w:szCs w:val="24"/>
          <w:rtl w:val="0"/>
        </w:rPr>
        <w:t xml:space="preserve"> that presents the skill-gap results clearly and helps students identify areas for improvement.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6" name=""/>
                <a:graphic>
                  <a:graphicData uri="http://schemas.microsoft.com/office/word/2010/wordprocessingShape">
                    <wps:wsp>
                      <wps:cNvSpPr/>
                      <wps:cNvPr id="16" name="Shape 16"/>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8" name=""/>
                <a:graphic>
                  <a:graphicData uri="http://schemas.microsoft.com/office/word/2010/wordprocessingShape">
                    <wps:wsp>
                      <wps:cNvSpPr/>
                      <wps:cNvPr id="18" name="Shape 18"/>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2" name=""/>
                <a:graphic>
                  <a:graphicData uri="http://schemas.microsoft.com/office/word/2010/wordprocessingShape">
                    <wps:wsp>
                      <wps:cNvSpPr/>
                      <wps:cNvPr id="12" name="Shape 12"/>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4" name=""/>
                <a:graphic>
                  <a:graphicData uri="http://schemas.microsoft.com/office/word/2010/wordprocessingShape">
                    <wps:wsp>
                      <wps:cNvSpPr/>
                      <wps:cNvPr id="14" name="Shape 14"/>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8" name=""/>
                <a:graphic>
                  <a:graphicData uri="http://schemas.microsoft.com/office/word/2010/wordprocessingShape">
                    <wps:wsp>
                      <wps:cNvSpPr/>
                      <wps:cNvPr id="28" name="Shape 28"/>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0" name=""/>
                <a:graphic>
                  <a:graphicData uri="http://schemas.microsoft.com/office/word/2010/wordprocessingShape">
                    <wps:wsp>
                      <wps:cNvSpPr/>
                      <wps:cNvPr id="30" name="Shape 30"/>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6" name=""/>
                <a:graphic>
                  <a:graphicData uri="http://schemas.microsoft.com/office/word/2010/wordprocessingShape">
                    <wps:wsp>
                      <wps:cNvSpPr/>
                      <wps:cNvPr id="26" name="Shape 26"/>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6"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7" name=""/>
                <a:graphic>
                  <a:graphicData uri="http://schemas.microsoft.com/office/word/2010/wordprocessingShape">
                    <wps:wsp>
                      <wps:cNvSpPr/>
                      <wps:cNvPr id="27" name="Shape 27"/>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7"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D">
      <w:pPr>
        <w:pStyle w:val="Heading1"/>
        <w:spacing w:line="360" w:lineRule="auto"/>
        <w:ind w:firstLine="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t xml:space="preserve">CHAPTER 4</w:t>
      </w:r>
      <w:r w:rsidDel="00000000" w:rsidR="00000000" w:rsidRPr="00000000">
        <w:rPr>
          <w:rtl w:val="0"/>
        </w:rPr>
      </w:r>
    </w:p>
    <w:p w:rsidR="00000000" w:rsidDel="00000000" w:rsidP="00000000" w:rsidRDefault="00000000" w:rsidRPr="00000000" w14:paraId="0000009E">
      <w:pPr>
        <w:pStyle w:val="Heading2"/>
        <w:spacing w:line="360" w:lineRule="auto"/>
        <w:ind w:right="103" w:firstLine="0"/>
        <w:rPr>
          <w:sz w:val="30"/>
          <w:szCs w:val="30"/>
        </w:rPr>
      </w:pPr>
      <w:r w:rsidDel="00000000" w:rsidR="00000000" w:rsidRPr="00000000">
        <w:rPr>
          <w:sz w:val="30"/>
          <w:szCs w:val="30"/>
          <w:rtl w:val="0"/>
        </w:rPr>
        <w:t xml:space="preserve">SYSTEM ARCHITECTURE / WORKFLOW</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360" w:lineRule="auto"/>
        <w:ind w:left="720" w:right="720" w:firstLine="0"/>
        <w:jc w:val="both"/>
        <w:rPr>
          <w:sz w:val="24"/>
          <w:szCs w:val="24"/>
        </w:rPr>
      </w:pPr>
      <w:r w:rsidDel="00000000" w:rsidR="00000000" w:rsidRPr="00000000">
        <w:rPr>
          <w:sz w:val="24"/>
          <w:szCs w:val="24"/>
          <w:rtl w:val="0"/>
        </w:rPr>
        <w:t xml:space="preserve">The Resume Skill Gap Analyser follows a modular architecture consisting of a Java Swing-based user interface, skill analysis modules, and an SQLite database. The user provides resume details and selects a target job role for analysis. The application processes the information, retrieves the required skills for the selected job role, and compares them with the existing skills. The system then identifies matching, missing skills and displays the analysis results through the graphical interface. JDBC is used to establish communication between the Java application and the SQLite database.</w:t>
      </w:r>
    </w:p>
    <w:p w:rsidR="00000000" w:rsidDel="00000000" w:rsidP="00000000" w:rsidRDefault="00000000" w:rsidRPr="00000000" w14:paraId="000000A1">
      <w:pPr>
        <w:pStyle w:val="Heading3"/>
        <w:spacing w:after="80" w:before="280" w:line="360" w:lineRule="auto"/>
        <w:ind w:left="720" w:right="720" w:firstLine="0"/>
        <w:jc w:val="both"/>
        <w:rPr/>
      </w:pPr>
      <w:bookmarkStart w:colFirst="0" w:colLast="0" w:name="_heading=h.so33aj40o8xr" w:id="2"/>
      <w:bookmarkEnd w:id="2"/>
      <w:r w:rsidDel="00000000" w:rsidR="00000000" w:rsidRPr="00000000">
        <w:rPr>
          <w:rtl w:val="0"/>
        </w:rPr>
        <w:t xml:space="preserve">System Architecture Flow</w:t>
      </w:r>
    </w:p>
    <w:p w:rsidR="00000000" w:rsidDel="00000000" w:rsidP="00000000" w:rsidRDefault="00000000" w:rsidRPr="00000000" w14:paraId="000000A2">
      <w:pPr>
        <w:spacing w:after="240" w:before="240" w:line="360" w:lineRule="auto"/>
        <w:ind w:left="720" w:right="720" w:firstLine="0"/>
        <w:jc w:val="both"/>
        <w:rPr>
          <w:i w:val="1"/>
          <w:iCs w:val="1"/>
          <w:sz w:val="24"/>
          <w:szCs w:val="24"/>
        </w:rPr>
      </w:pPr>
      <w:sdt>
        <w:sdtPr>
          <w:id w:val="397699471"/>
          <w:tag w:val="goog_rdk_1"/>
        </w:sdtPr>
        <w:sdtContent>
          <w:r w:rsidDel="00000000" w:rsidR="00000000" w:rsidRPr="00000000">
            <w:rPr>
              <w:rFonts w:ascii="Cardo" w:cs="Cardo" w:eastAsia="Cardo" w:hAnsi="Cardo"/>
              <w:i w:val="1"/>
              <w:iCs w:val="1"/>
              <w:sz w:val="24"/>
              <w:szCs w:val="24"/>
              <w:rtl w:val="0"/>
            </w:rPr>
            <w:t xml:space="preserve">Student / User</w:t>
            <w:br w:type="textWrapping"/>
            <w:t xml:space="preserve"> ↓</w:t>
            <w:br w:type="textWrapping"/>
            <w:t xml:space="preserve"> Java Swing User Interface</w:t>
            <w:br w:type="textWrapping"/>
            <w:t xml:space="preserve"> ↓</w:t>
            <w:br w:type="textWrapping"/>
            <w:t xml:space="preserve"> Input &amp; Resume Processing</w:t>
            <w:br w:type="textWrapping"/>
            <w:t xml:space="preserve"> ↓</w:t>
            <w:br w:type="textWrapping"/>
            <w:t xml:space="preserve"> Skill Analysis Module</w:t>
            <w:br w:type="textWrapping"/>
            <w:t xml:space="preserve"> ↓</w:t>
            <w:br w:type="textWrapping"/>
            <w:t xml:space="preserve"> Skill Comparison</w:t>
            <w:br w:type="textWrapping"/>
            <w:t xml:space="preserve"> ↓</w:t>
            <w:br w:type="textWrapping"/>
            <w:t xml:space="preserve"> Skill Gap Identification</w:t>
            <w:br w:type="textWrapping"/>
            <w:t xml:space="preserve"> ↓</w:t>
            <w:br w:type="textWrapping"/>
            <w:t xml:space="preserve"> Matching Skills + Missing Skills</w:t>
            <w:br w:type="textWrapping"/>
            <w:t xml:space="preserve"> ↓</w:t>
            <w:br w:type="textWrapping"/>
            <w:t xml:space="preserve"> Analysis Results</w:t>
          </w:r>
        </w:sdtContent>
      </w:sdt>
    </w:p>
    <w:p w:rsidR="00000000" w:rsidDel="00000000" w:rsidP="00000000" w:rsidRDefault="00000000" w:rsidRPr="00000000" w14:paraId="000000A3">
      <w:pPr>
        <w:pStyle w:val="Heading3"/>
        <w:spacing w:after="80" w:before="280" w:line="360" w:lineRule="auto"/>
        <w:ind w:left="720" w:right="720" w:firstLine="0"/>
        <w:jc w:val="both"/>
        <w:rPr/>
      </w:pPr>
      <w:bookmarkStart w:colFirst="0" w:colLast="0" w:name="_heading=h.gdvtxqrt2g5k" w:id="3"/>
      <w:bookmarkEnd w:id="3"/>
      <w:r w:rsidDel="00000000" w:rsidR="00000000" w:rsidRPr="00000000">
        <w:rPr>
          <w:rtl w:val="0"/>
        </w:rPr>
        <w:t xml:space="preserve">Database Interaction</w:t>
      </w:r>
    </w:p>
    <w:p w:rsidR="00000000" w:rsidDel="00000000" w:rsidP="00000000" w:rsidRDefault="00000000" w:rsidRPr="00000000" w14:paraId="000000A4">
      <w:pPr>
        <w:spacing w:after="240" w:before="240" w:line="360" w:lineRule="auto"/>
        <w:ind w:left="720" w:right="720" w:firstLine="0"/>
        <w:jc w:val="both"/>
        <w:rPr>
          <w:b w:val="1"/>
          <w:bCs w:val="1"/>
          <w:sz w:val="24"/>
          <w:szCs w:val="24"/>
        </w:rPr>
      </w:pPr>
      <w:r w:rsidDel="00000000" w:rsidR="00000000" w:rsidRPr="00000000">
        <w:rPr>
          <w:b w:val="1"/>
          <w:bCs w:val="1"/>
          <w:sz w:val="24"/>
          <w:szCs w:val="24"/>
          <w:rtl w:val="0"/>
        </w:rPr>
        <w:t xml:space="preserve">Java Application</w:t>
      </w:r>
      <w:sdt>
        <w:sdtPr>
          <w:id w:val="1793887321"/>
          <w:tag w:val="goog_rdk_2"/>
        </w:sdtPr>
        <w:sdtContent>
          <w:r w:rsidDel="00000000" w:rsidR="00000000" w:rsidRPr="00000000">
            <w:rPr>
              <w:rFonts w:ascii="Cardo" w:cs="Cardo" w:eastAsia="Cardo" w:hAnsi="Cardo"/>
              <w:sz w:val="24"/>
              <w:szCs w:val="24"/>
              <w:rtl w:val="0"/>
            </w:rPr>
            <w:t xml:space="preserve"> ↔ </w:t>
          </w:r>
        </w:sdtContent>
      </w:sdt>
      <w:r w:rsidDel="00000000" w:rsidR="00000000" w:rsidRPr="00000000">
        <w:rPr>
          <w:b w:val="1"/>
          <w:bCs w:val="1"/>
          <w:sz w:val="24"/>
          <w:szCs w:val="24"/>
          <w:rtl w:val="0"/>
        </w:rPr>
        <w:t xml:space="preserve">JDBC</w:t>
      </w:r>
      <w:sdt>
        <w:sdtPr>
          <w:id w:val="811003789"/>
          <w:tag w:val="goog_rdk_3"/>
        </w:sdtPr>
        <w:sdtContent>
          <w:r w:rsidDel="00000000" w:rsidR="00000000" w:rsidRPr="00000000">
            <w:rPr>
              <w:rFonts w:ascii="Cardo" w:cs="Cardo" w:eastAsia="Cardo" w:hAnsi="Cardo"/>
              <w:sz w:val="24"/>
              <w:szCs w:val="24"/>
              <w:rtl w:val="0"/>
            </w:rPr>
            <w:t xml:space="preserve"> ↔ </w:t>
          </w:r>
        </w:sdtContent>
      </w:sdt>
      <w:r w:rsidDel="00000000" w:rsidR="00000000" w:rsidRPr="00000000">
        <w:rPr>
          <w:b w:val="1"/>
          <w:bCs w:val="1"/>
          <w:sz w:val="24"/>
          <w:szCs w:val="24"/>
          <w:rtl w:val="0"/>
        </w:rPr>
        <w:t xml:space="preserve">SQLite Database</w:t>
      </w:r>
    </w:p>
    <w:p w:rsidR="00000000" w:rsidDel="00000000" w:rsidP="00000000" w:rsidRDefault="00000000" w:rsidRPr="00000000" w14:paraId="000000A5">
      <w:pPr>
        <w:spacing w:after="240" w:before="240" w:line="360" w:lineRule="auto"/>
        <w:ind w:left="720" w:right="72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20" w:top="460" w:left="1440" w:right="1080" w:header="0" w:footer="723"/>
        </w:sectPr>
      </w:pPr>
      <w:r w:rsidDel="00000000" w:rsidR="00000000" w:rsidRPr="00000000">
        <w:rPr>
          <w:sz w:val="24"/>
          <w:szCs w:val="24"/>
          <w:rtl w:val="0"/>
        </w:rPr>
        <w:t xml:space="preserve">The database maintains information regarding required skills, student skills, and analysis results.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44" name=""/>
                <a:graphic>
                  <a:graphicData uri="http://schemas.microsoft.com/office/word/2010/wordprocessingShape">
                    <wps:wsp>
                      <wps:cNvSpPr/>
                      <wps:cNvPr id="24" name="Shape 24"/>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44"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45" name=""/>
                <a:graphic>
                  <a:graphicData uri="http://schemas.microsoft.com/office/word/2010/wordprocessingShape">
                    <wps:wsp>
                      <wps:cNvSpPr/>
                      <wps:cNvPr id="25" name="Shape 25"/>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45"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7">
      <w:pPr>
        <w:pStyle w:val="Heading1"/>
        <w:spacing w:line="360" w:lineRule="auto"/>
        <w:rPr/>
      </w:pPr>
      <w:bookmarkStart w:colFirst="0" w:colLast="0" w:name="_heading=h.3yrm7yatmdlo" w:id="4"/>
      <w:bookmarkEnd w:id="4"/>
      <w:r w:rsidDel="00000000" w:rsidR="00000000" w:rsidRPr="00000000">
        <w:rPr>
          <w:rtl w:val="0"/>
        </w:rPr>
        <w:t xml:space="preserve">CHAPTER 5</w:t>
      </w:r>
    </w:p>
    <w:p w:rsidR="00000000" w:rsidDel="00000000" w:rsidP="00000000" w:rsidRDefault="00000000" w:rsidRPr="00000000" w14:paraId="000000A8">
      <w:pPr>
        <w:pStyle w:val="Heading2"/>
        <w:spacing w:line="360" w:lineRule="auto"/>
        <w:ind w:right="103"/>
        <w:rPr>
          <w:sz w:val="30"/>
          <w:szCs w:val="30"/>
        </w:rPr>
      </w:pPr>
      <w:bookmarkStart w:colFirst="0" w:colLast="0" w:name="_heading=h.r2yua4pfp05o" w:id="5"/>
      <w:bookmarkEnd w:id="5"/>
      <w:r w:rsidDel="00000000" w:rsidR="00000000" w:rsidRPr="00000000">
        <w:rPr>
          <w:sz w:val="30"/>
          <w:szCs w:val="30"/>
          <w:rtl w:val="0"/>
        </w:rPr>
        <w:t xml:space="preserve">PROPOSED SOLUTION</w:t>
      </w:r>
    </w:p>
    <w:p w:rsidR="00000000" w:rsidDel="00000000" w:rsidP="00000000" w:rsidRDefault="00000000" w:rsidRPr="00000000" w14:paraId="000000A9">
      <w:pPr>
        <w:spacing w:after="240" w:before="240" w:line="360" w:lineRule="auto"/>
        <w:ind w:left="720" w:right="720" w:firstLine="0"/>
        <w:jc w:val="both"/>
        <w:rPr>
          <w:sz w:val="24"/>
          <w:szCs w:val="24"/>
        </w:rPr>
      </w:pPr>
      <w:r w:rsidDel="00000000" w:rsidR="00000000" w:rsidRPr="00000000">
        <w:rPr>
          <w:sz w:val="24"/>
          <w:szCs w:val="24"/>
          <w:rtl w:val="0"/>
        </w:rPr>
        <w:t xml:space="preserve">Existing resume analysis systems primarily focus on </w:t>
      </w:r>
      <w:r w:rsidDel="00000000" w:rsidR="00000000" w:rsidRPr="00000000">
        <w:rPr>
          <w:b w:val="1"/>
          <w:bCs w:val="1"/>
          <w:sz w:val="24"/>
          <w:szCs w:val="24"/>
          <w:rtl w:val="0"/>
        </w:rPr>
        <w:t xml:space="preserve">resume evaluation, keyword extraction, and providing an overall resume score</w:t>
      </w:r>
      <w:r w:rsidDel="00000000" w:rsidR="00000000" w:rsidRPr="00000000">
        <w:rPr>
          <w:sz w:val="24"/>
          <w:szCs w:val="24"/>
          <w:rtl w:val="0"/>
        </w:rPr>
        <w:t xml:space="preserve">. Although these systems can indicate the quality or relevance of a resume, they may not clearly identify the specific skills a student is missing for a particular job role. As a result, students may find it difficult to understand what additional skills they need to learn or improve.</w:t>
      </w:r>
    </w:p>
    <w:p w:rsidR="00000000" w:rsidDel="00000000" w:rsidP="00000000" w:rsidRDefault="00000000" w:rsidRPr="00000000" w14:paraId="000000AA">
      <w:pPr>
        <w:spacing w:after="240" w:before="240" w:line="360" w:lineRule="auto"/>
        <w:ind w:left="720" w:right="720" w:firstLine="0"/>
        <w:jc w:val="both"/>
        <w:rPr>
          <w:sz w:val="24"/>
          <w:szCs w:val="24"/>
        </w:rPr>
      </w:pPr>
      <w:r w:rsidDel="00000000" w:rsidR="00000000" w:rsidRPr="00000000">
        <w:rPr>
          <w:sz w:val="24"/>
          <w:szCs w:val="24"/>
          <w:rtl w:val="0"/>
        </w:rPr>
        <w:t xml:space="preserve">The proposed solution is a </w:t>
      </w:r>
      <w:r w:rsidDel="00000000" w:rsidR="00000000" w:rsidRPr="00000000">
        <w:rPr>
          <w:b w:val="1"/>
          <w:bCs w:val="1"/>
          <w:sz w:val="24"/>
          <w:szCs w:val="24"/>
          <w:rtl w:val="0"/>
        </w:rPr>
        <w:t xml:space="preserve">Resume Skill Gap Analyser</w:t>
      </w:r>
      <w:r w:rsidDel="00000000" w:rsidR="00000000" w:rsidRPr="00000000">
        <w:rPr>
          <w:sz w:val="24"/>
          <w:szCs w:val="24"/>
          <w:rtl w:val="0"/>
        </w:rPr>
        <w:t xml:space="preserve"> that focuses on identifying the difference between a student's existing skills and the skills required for a selected job role. The system will allow the user to provide their resume details or existing skills and select a target job role. The required skills for that role will be retrieved from the database and compared with the student's available skills.</w:t>
      </w:r>
    </w:p>
    <w:p w:rsidR="00000000" w:rsidDel="00000000" w:rsidP="00000000" w:rsidRDefault="00000000" w:rsidRPr="00000000" w14:paraId="000000AB">
      <w:pPr>
        <w:spacing w:after="240" w:before="240" w:line="360" w:lineRule="auto"/>
        <w:ind w:left="720" w:right="720" w:firstLine="0"/>
        <w:jc w:val="both"/>
        <w:rPr>
          <w:sz w:val="24"/>
          <w:szCs w:val="24"/>
        </w:rPr>
      </w:pPr>
      <w:r w:rsidDel="00000000" w:rsidR="00000000" w:rsidRPr="00000000">
        <w:rPr>
          <w:sz w:val="24"/>
          <w:szCs w:val="24"/>
          <w:rtl w:val="0"/>
        </w:rPr>
        <w:t xml:space="preserve">Based on the comparison, the system will identify </w:t>
      </w:r>
      <w:r w:rsidDel="00000000" w:rsidR="00000000" w:rsidRPr="00000000">
        <w:rPr>
          <w:b w:val="1"/>
          <w:bCs w:val="1"/>
          <w:sz w:val="24"/>
          <w:szCs w:val="24"/>
          <w:rtl w:val="0"/>
        </w:rPr>
        <w:t xml:space="preserve">matching skills and missing skills</w:t>
      </w:r>
      <w:r w:rsidDel="00000000" w:rsidR="00000000" w:rsidRPr="00000000">
        <w:rPr>
          <w:sz w:val="24"/>
          <w:szCs w:val="24"/>
          <w:rtl w:val="0"/>
        </w:rPr>
        <w:t xml:space="preserve"> and present the results in a simple and understandable format. This will provide students with a clearer view of their current skill profile and the areas where improvement is required. The system will also maintain job roles and their corresponding skill requirements in a database, allowing the analysis to be performed for different target roles.</w:t>
      </w:r>
    </w:p>
    <w:p w:rsidR="00000000" w:rsidDel="00000000" w:rsidP="00000000" w:rsidRDefault="00000000" w:rsidRPr="00000000" w14:paraId="000000AC">
      <w:pPr>
        <w:spacing w:after="240" w:before="240" w:line="360" w:lineRule="auto"/>
        <w:ind w:left="720" w:right="720" w:firstLine="0"/>
        <w:jc w:val="both"/>
        <w:rPr>
          <w:sz w:val="24"/>
          <w:szCs w:val="24"/>
        </w:rPr>
      </w:pPr>
      <w:r w:rsidDel="00000000" w:rsidR="00000000" w:rsidRPr="00000000">
        <w:rPr>
          <w:sz w:val="24"/>
          <w:szCs w:val="24"/>
          <w:rtl w:val="0"/>
        </w:rPr>
        <w:t xml:space="preserve">The application will be developed using </w:t>
      </w:r>
      <w:r w:rsidDel="00000000" w:rsidR="00000000" w:rsidRPr="00000000">
        <w:rPr>
          <w:b w:val="1"/>
          <w:bCs w:val="1"/>
          <w:sz w:val="24"/>
          <w:szCs w:val="24"/>
          <w:rtl w:val="0"/>
        </w:rPr>
        <w:t xml:space="preserve">Java and Java Swing</w:t>
      </w:r>
      <w:r w:rsidDel="00000000" w:rsidR="00000000" w:rsidRPr="00000000">
        <w:rPr>
          <w:sz w:val="24"/>
          <w:szCs w:val="24"/>
          <w:rtl w:val="0"/>
        </w:rPr>
        <w:t xml:space="preserve">, with </w:t>
      </w:r>
      <w:r w:rsidDel="00000000" w:rsidR="00000000" w:rsidRPr="00000000">
        <w:rPr>
          <w:b w:val="1"/>
          <w:bCs w:val="1"/>
          <w:sz w:val="24"/>
          <w:szCs w:val="24"/>
          <w:rtl w:val="0"/>
        </w:rPr>
        <w:t xml:space="preserve">SQLite</w:t>
      </w:r>
      <w:r w:rsidDel="00000000" w:rsidR="00000000" w:rsidRPr="00000000">
        <w:rPr>
          <w:sz w:val="24"/>
          <w:szCs w:val="24"/>
          <w:rtl w:val="0"/>
        </w:rPr>
        <w:t xml:space="preserve"> used for data storage and </w:t>
      </w:r>
      <w:r w:rsidDel="00000000" w:rsidR="00000000" w:rsidRPr="00000000">
        <w:rPr>
          <w:b w:val="1"/>
          <w:bCs w:val="1"/>
          <w:sz w:val="24"/>
          <w:szCs w:val="24"/>
          <w:rtl w:val="0"/>
        </w:rPr>
        <w:t xml:space="preserve">JDBC</w:t>
      </w:r>
      <w:r w:rsidDel="00000000" w:rsidR="00000000" w:rsidRPr="00000000">
        <w:rPr>
          <w:sz w:val="24"/>
          <w:szCs w:val="24"/>
          <w:rtl w:val="0"/>
        </w:rPr>
        <w:t xml:space="preserve"> for database connectivity. By combining these technologies, the proposed system provides a structured and user-friendly approach to analysing skill gaps and helping students understand the skills they need to develop for their desired job roles.</w:t>
      </w:r>
    </w:p>
    <w:p w:rsidR="00000000" w:rsidDel="00000000" w:rsidP="00000000" w:rsidRDefault="00000000" w:rsidRPr="00000000" w14:paraId="000000AD">
      <w:pPr>
        <w:rPr/>
        <w:sectPr>
          <w:type w:val="nextPage"/>
          <w:pgSz w:h="15840" w:w="12240" w:orient="portrait"/>
          <w:pgMar w:bottom="920" w:top="460" w:left="1440" w:right="1080" w:header="0" w:footer="723"/>
        </w:sect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6" name=""/>
                <a:graphic>
                  <a:graphicData uri="http://schemas.microsoft.com/office/word/2010/wordprocessingShape">
                    <wps:wsp>
                      <wps:cNvSpPr/>
                      <wps:cNvPr id="6" name="Shape 6"/>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F">
      <w:pPr>
        <w:pStyle w:val="Heading1"/>
        <w:spacing w:line="360" w:lineRule="auto"/>
        <w:rPr/>
      </w:pPr>
      <w:bookmarkStart w:colFirst="0" w:colLast="0" w:name="_heading=h.iks1zkmcg9r" w:id="6"/>
      <w:bookmarkEnd w:id="6"/>
      <w:r w:rsidDel="00000000" w:rsidR="00000000" w:rsidRPr="00000000">
        <w:rPr>
          <w:rtl w:val="0"/>
        </w:rPr>
        <w:t xml:space="preserve">CHAPTER 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80" w:right="0" w:firstLine="0"/>
        <w:jc w:val="left"/>
        <w:rPr>
          <w:b w:val="1"/>
          <w:bCs w:val="1"/>
        </w:rPr>
      </w:pPr>
      <w:r w:rsidDel="00000000" w:rsidR="00000000" w:rsidRPr="00000000">
        <w:rPr>
          <w:b w:val="1"/>
          <w:bCs w:val="1"/>
          <w:sz w:val="30"/>
          <w:szCs w:val="30"/>
          <w:rtl w:val="0"/>
        </w:rPr>
        <w:t xml:space="preserve">        SYSTEM DESIGN</w:t>
      </w:r>
      <w:r w:rsidDel="00000000" w:rsidR="00000000" w:rsidRPr="00000000">
        <w:rPr>
          <w:rtl w:val="0"/>
        </w:rPr>
      </w:r>
    </w:p>
    <w:p w:rsidR="00000000" w:rsidDel="00000000" w:rsidP="00000000" w:rsidRDefault="00000000" w:rsidRPr="00000000" w14:paraId="000000B1">
      <w:pPr>
        <w:spacing w:after="240" w:before="240" w:line="360" w:lineRule="auto"/>
        <w:rPr/>
      </w:pPr>
      <w:r w:rsidDel="00000000" w:rsidR="00000000" w:rsidRPr="00000000">
        <w:rPr>
          <w:rtl w:val="0"/>
        </w:rPr>
      </w:r>
    </w:p>
    <w:p w:rsidR="00000000" w:rsidDel="00000000" w:rsidP="00000000" w:rsidRDefault="00000000" w:rsidRPr="00000000" w14:paraId="000000B2">
      <w:pPr>
        <w:spacing w:after="240" w:before="240" w:line="360" w:lineRule="auto"/>
        <w:ind w:left="720" w:right="720" w:firstLine="0"/>
        <w:jc w:val="both"/>
        <w:rPr>
          <w:sz w:val="24"/>
          <w:szCs w:val="24"/>
        </w:rPr>
      </w:pPr>
      <w:r w:rsidDel="00000000" w:rsidR="00000000" w:rsidRPr="00000000">
        <w:rPr>
          <w:sz w:val="24"/>
          <w:szCs w:val="24"/>
          <w:rtl w:val="0"/>
        </w:rPr>
        <w:t xml:space="preserve">The system is designed as a Java-based application that analyzes a user's resume against the skills required for a selected job role. It is divided into multiple modules that handle resume input, skill extraction, skill comparison, gap identification, and result storage.</w:t>
      </w:r>
    </w:p>
    <w:p w:rsidR="00000000" w:rsidDel="00000000" w:rsidP="00000000" w:rsidRDefault="00000000" w:rsidRPr="00000000" w14:paraId="000000B3">
      <w:pPr>
        <w:pStyle w:val="Heading3"/>
        <w:spacing w:after="80" w:before="280" w:line="360" w:lineRule="auto"/>
        <w:ind w:left="720" w:right="720" w:firstLine="0"/>
        <w:jc w:val="both"/>
        <w:rPr>
          <w:sz w:val="24"/>
          <w:szCs w:val="24"/>
        </w:rPr>
      </w:pPr>
      <w:bookmarkStart w:colFirst="0" w:colLast="0" w:name="_heading=h.2wcrhtunyotm" w:id="7"/>
      <w:bookmarkEnd w:id="7"/>
      <w:r w:rsidDel="00000000" w:rsidR="00000000" w:rsidRPr="00000000">
        <w:rPr>
          <w:sz w:val="24"/>
          <w:szCs w:val="24"/>
          <w:rtl w:val="0"/>
        </w:rPr>
        <w:t xml:space="preserve">Main Modules</w:t>
      </w:r>
    </w:p>
    <w:p w:rsidR="00000000" w:rsidDel="00000000" w:rsidP="00000000" w:rsidRDefault="00000000" w:rsidRPr="00000000" w14:paraId="000000B4">
      <w:pPr>
        <w:numPr>
          <w:ilvl w:val="0"/>
          <w:numId w:val="7"/>
        </w:numPr>
        <w:spacing w:after="0" w:before="240" w:line="360" w:lineRule="auto"/>
        <w:ind w:left="720" w:right="720" w:firstLine="0"/>
        <w:jc w:val="both"/>
        <w:rPr>
          <w:sz w:val="24"/>
          <w:szCs w:val="24"/>
        </w:rPr>
      </w:pPr>
      <w:r w:rsidDel="00000000" w:rsidR="00000000" w:rsidRPr="00000000">
        <w:rPr>
          <w:sz w:val="24"/>
          <w:szCs w:val="24"/>
          <w:rtl w:val="0"/>
        </w:rPr>
        <w:t xml:space="preserve">User Interface Module</w:t>
      </w:r>
    </w:p>
    <w:p w:rsidR="00000000" w:rsidDel="00000000" w:rsidP="00000000" w:rsidRDefault="00000000" w:rsidRPr="00000000" w14:paraId="000000B5">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Provides screens for entering resume details and selecting a target job role.</w:t>
      </w:r>
    </w:p>
    <w:p w:rsidR="00000000" w:rsidDel="00000000" w:rsidP="00000000" w:rsidRDefault="00000000" w:rsidRPr="00000000" w14:paraId="000000B6">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Displays the analysis results in a simple and understandable format.</w:t>
      </w:r>
    </w:p>
    <w:p w:rsidR="00000000" w:rsidDel="00000000" w:rsidP="00000000" w:rsidRDefault="00000000" w:rsidRPr="00000000" w14:paraId="000000B7">
      <w:pPr>
        <w:numPr>
          <w:ilvl w:val="0"/>
          <w:numId w:val="7"/>
        </w:numPr>
        <w:spacing w:after="0" w:before="0" w:line="360" w:lineRule="auto"/>
        <w:ind w:left="720" w:right="720" w:firstLine="0"/>
        <w:jc w:val="both"/>
        <w:rPr>
          <w:sz w:val="24"/>
          <w:szCs w:val="24"/>
        </w:rPr>
      </w:pPr>
      <w:r w:rsidDel="00000000" w:rsidR="00000000" w:rsidRPr="00000000">
        <w:rPr>
          <w:sz w:val="24"/>
          <w:szCs w:val="24"/>
          <w:rtl w:val="0"/>
        </w:rPr>
        <w:t xml:space="preserve">Resume Analysis Module</w:t>
      </w:r>
    </w:p>
    <w:p w:rsidR="00000000" w:rsidDel="00000000" w:rsidP="00000000" w:rsidRDefault="00000000" w:rsidRPr="00000000" w14:paraId="000000B8">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Processes the entered resume information.</w:t>
      </w:r>
    </w:p>
    <w:p w:rsidR="00000000" w:rsidDel="00000000" w:rsidP="00000000" w:rsidRDefault="00000000" w:rsidRPr="00000000" w14:paraId="000000B9">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Identifies the technical and relevant skills mentioned in the resume.</w:t>
      </w:r>
    </w:p>
    <w:p w:rsidR="00000000" w:rsidDel="00000000" w:rsidP="00000000" w:rsidRDefault="00000000" w:rsidRPr="00000000" w14:paraId="000000BA">
      <w:pPr>
        <w:numPr>
          <w:ilvl w:val="0"/>
          <w:numId w:val="7"/>
        </w:numPr>
        <w:spacing w:after="0" w:before="0" w:line="360" w:lineRule="auto"/>
        <w:ind w:left="720" w:right="720" w:firstLine="0"/>
        <w:jc w:val="both"/>
        <w:rPr>
          <w:sz w:val="24"/>
          <w:szCs w:val="24"/>
        </w:rPr>
      </w:pPr>
      <w:r w:rsidDel="00000000" w:rsidR="00000000" w:rsidRPr="00000000">
        <w:rPr>
          <w:sz w:val="24"/>
          <w:szCs w:val="24"/>
          <w:rtl w:val="0"/>
        </w:rPr>
        <w:t xml:space="preserve">Skill Matching Module</w:t>
      </w:r>
    </w:p>
    <w:p w:rsidR="00000000" w:rsidDel="00000000" w:rsidP="00000000" w:rsidRDefault="00000000" w:rsidRPr="00000000" w14:paraId="000000BB">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Compares extracted resume skills with required skills for the selected job role.</w:t>
      </w:r>
    </w:p>
    <w:p w:rsidR="00000000" w:rsidDel="00000000" w:rsidP="00000000" w:rsidRDefault="00000000" w:rsidRPr="00000000" w14:paraId="000000BC">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Categorizes skills into Matched Skills and Missing Skills.</w:t>
      </w:r>
    </w:p>
    <w:p w:rsidR="00000000" w:rsidDel="00000000" w:rsidP="00000000" w:rsidRDefault="00000000" w:rsidRPr="00000000" w14:paraId="000000BD">
      <w:pPr>
        <w:numPr>
          <w:ilvl w:val="0"/>
          <w:numId w:val="7"/>
        </w:numPr>
        <w:spacing w:after="0" w:before="0" w:line="360" w:lineRule="auto"/>
        <w:ind w:left="720" w:right="720" w:firstLine="0"/>
        <w:jc w:val="both"/>
        <w:rPr>
          <w:sz w:val="24"/>
          <w:szCs w:val="24"/>
        </w:rPr>
      </w:pPr>
      <w:r w:rsidDel="00000000" w:rsidR="00000000" w:rsidRPr="00000000">
        <w:rPr>
          <w:sz w:val="24"/>
          <w:szCs w:val="24"/>
          <w:rtl w:val="0"/>
        </w:rPr>
        <w:t xml:space="preserve">Skill Gap Analysis Module</w:t>
      </w:r>
    </w:p>
    <w:p w:rsidR="00000000" w:rsidDel="00000000" w:rsidP="00000000" w:rsidRDefault="00000000" w:rsidRPr="00000000" w14:paraId="000000BE">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Determines the skills that the user needs to improve or acquire.</w:t>
      </w:r>
    </w:p>
    <w:p w:rsidR="00000000" w:rsidDel="00000000" w:rsidP="00000000" w:rsidRDefault="00000000" w:rsidRPr="00000000" w14:paraId="000000BF">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Generates a skill-gap summary based on the comparison.</w:t>
      </w:r>
    </w:p>
    <w:p w:rsidR="00000000" w:rsidDel="00000000" w:rsidP="00000000" w:rsidRDefault="00000000" w:rsidRPr="00000000" w14:paraId="000000C0">
      <w:pPr>
        <w:numPr>
          <w:ilvl w:val="0"/>
          <w:numId w:val="7"/>
        </w:numPr>
        <w:spacing w:after="0" w:before="0" w:line="360" w:lineRule="auto"/>
        <w:ind w:left="720" w:right="720" w:firstLine="0"/>
        <w:jc w:val="both"/>
        <w:rPr>
          <w:sz w:val="24"/>
          <w:szCs w:val="24"/>
        </w:rPr>
      </w:pPr>
      <w:r w:rsidDel="00000000" w:rsidR="00000000" w:rsidRPr="00000000">
        <w:rPr>
          <w:sz w:val="24"/>
          <w:szCs w:val="24"/>
          <w:rtl w:val="0"/>
        </w:rPr>
        <w:t xml:space="preserve">Database Module</w:t>
      </w:r>
    </w:p>
    <w:p w:rsidR="00000000" w:rsidDel="00000000" w:rsidP="00000000" w:rsidRDefault="00000000" w:rsidRPr="00000000" w14:paraId="000000C1">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Stores user details, job roles, required skills, resume analysis results, and identified skill gaps using SQLite.</w:t>
      </w:r>
    </w:p>
    <w:p w:rsidR="00000000" w:rsidDel="00000000" w:rsidP="00000000" w:rsidRDefault="00000000" w:rsidRPr="00000000" w14:paraId="000000C2">
      <w:pPr>
        <w:numPr>
          <w:ilvl w:val="0"/>
          <w:numId w:val="7"/>
        </w:numPr>
        <w:spacing w:after="0" w:before="0" w:line="360" w:lineRule="auto"/>
        <w:ind w:left="720" w:right="720" w:firstLine="0"/>
        <w:jc w:val="both"/>
        <w:rPr>
          <w:sz w:val="24"/>
          <w:szCs w:val="24"/>
        </w:rPr>
      </w:pPr>
      <w:r w:rsidDel="00000000" w:rsidR="00000000" w:rsidRPr="00000000">
        <w:rPr>
          <w:sz w:val="24"/>
          <w:szCs w:val="24"/>
          <w:rtl w:val="0"/>
        </w:rPr>
        <w:t xml:space="preserve">Result &amp; Recommendation Module</w:t>
      </w:r>
    </w:p>
    <w:p w:rsidR="00000000" w:rsidDel="00000000" w:rsidP="00000000" w:rsidRDefault="00000000" w:rsidRPr="00000000" w14:paraId="000000C3">
      <w:pPr>
        <w:numPr>
          <w:ilvl w:val="1"/>
          <w:numId w:val="7"/>
        </w:numPr>
        <w:spacing w:after="0" w:before="0" w:line="360" w:lineRule="auto"/>
        <w:ind w:left="720" w:right="720" w:firstLine="0"/>
        <w:jc w:val="both"/>
        <w:rPr>
          <w:sz w:val="24"/>
          <w:szCs w:val="24"/>
        </w:rPr>
      </w:pPr>
      <w:r w:rsidDel="00000000" w:rsidR="00000000" w:rsidRPr="00000000">
        <w:rPr>
          <w:sz w:val="24"/>
          <w:szCs w:val="24"/>
          <w:rtl w:val="0"/>
        </w:rPr>
        <w:t xml:space="preserve">Presents the final analysis to the user.</w:t>
      </w:r>
    </w:p>
    <w:p w:rsidR="00000000" w:rsidDel="00000000" w:rsidP="00000000" w:rsidRDefault="00000000" w:rsidRPr="00000000" w14:paraId="000000C4">
      <w:pPr>
        <w:numPr>
          <w:ilvl w:val="1"/>
          <w:numId w:val="7"/>
        </w:numPr>
        <w:spacing w:after="240" w:before="0" w:line="360" w:lineRule="auto"/>
        <w:ind w:left="720" w:right="720" w:firstLine="0"/>
        <w:jc w:val="both"/>
        <w:rPr>
          <w:sz w:val="24"/>
          <w:szCs w:val="24"/>
        </w:rPr>
      </w:pPr>
      <w:r w:rsidDel="00000000" w:rsidR="00000000" w:rsidRPr="00000000">
        <w:rPr>
          <w:sz w:val="24"/>
          <w:szCs w:val="24"/>
          <w:rtl w:val="0"/>
        </w:rPr>
        <w:t xml:space="preserve">Provides list of missing skills that can be considered for further          learning.</w:t>
      </w:r>
    </w:p>
    <w:p w:rsidR="00000000" w:rsidDel="00000000" w:rsidP="00000000" w:rsidRDefault="00000000" w:rsidRPr="00000000" w14:paraId="000000C5">
      <w:pPr>
        <w:pStyle w:val="Heading3"/>
        <w:spacing w:after="80" w:before="280" w:line="360" w:lineRule="auto"/>
        <w:ind w:left="720" w:right="720" w:firstLine="0"/>
        <w:jc w:val="both"/>
        <w:rPr>
          <w:sz w:val="24"/>
          <w:szCs w:val="24"/>
        </w:rPr>
      </w:pPr>
      <w:bookmarkStart w:colFirst="0" w:colLast="0" w:name="_heading=h.7dq8fc0trdk" w:id="8"/>
      <w:bookmarkEnd w:id="8"/>
      <w:r w:rsidDel="00000000" w:rsidR="00000000" w:rsidRPr="00000000">
        <w:rPr>
          <w:sz w:val="24"/>
          <w:szCs w:val="24"/>
          <w:rtl w:val="0"/>
        </w:rPr>
        <w:t xml:space="preserve">Core Algorithm</w:t>
      </w:r>
    </w:p>
    <w:p w:rsidR="00000000" w:rsidDel="00000000" w:rsidP="00000000" w:rsidRDefault="00000000" w:rsidRPr="00000000" w14:paraId="000000C6">
      <w:pPr>
        <w:spacing w:after="240" w:before="240" w:line="360" w:lineRule="auto"/>
        <w:ind w:left="720" w:right="72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sdt>
        <w:sdtPr>
          <w:id w:val="-943228992"/>
          <w:tag w:val="goog_rdk_4"/>
        </w:sdtPr>
        <w:sdtContent>
          <w:r w:rsidDel="00000000" w:rsidR="00000000" w:rsidRPr="00000000">
            <w:rPr>
              <w:rFonts w:ascii="Cardo" w:cs="Cardo" w:eastAsia="Cardo" w:hAnsi="Cardo"/>
              <w:sz w:val="24"/>
              <w:szCs w:val="24"/>
              <w:rtl w:val="0"/>
            </w:rPr>
            <w:t xml:space="preserve">Resume Input → Skill Extraction → Job Role Selection → Required Skill Retrieval → Skill Comparison → Gap Identification → Result Display → Database Storage</w:t>
          </w:r>
        </w:sdtContent>
      </w:sd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24" name=""/>
                <a:graphic>
                  <a:graphicData uri="http://schemas.microsoft.com/office/word/2010/wordprocessingShape">
                    <wps:wsp>
                      <wps:cNvSpPr/>
                      <wps:cNvPr id="4" name="Shape 4"/>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2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5" name=""/>
                <a:graphic>
                  <a:graphicData uri="http://schemas.microsoft.com/office/word/2010/wordprocessingShape">
                    <wps:wsp>
                      <wps:cNvSpPr/>
                      <wps:cNvPr id="5" name="Shape 5"/>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b w:val="1"/>
          <w:bCs w:val="1"/>
          <w:sz w:val="24"/>
          <w:szCs w:val="24"/>
        </w:rPr>
      </w:pPr>
      <w:r w:rsidDel="00000000" w:rsidR="00000000" w:rsidRPr="00000000">
        <w:rPr>
          <w:b w:val="1"/>
          <w:bCs w:val="1"/>
          <w:sz w:val="24"/>
          <w:szCs w:val="24"/>
          <w:rtl w:val="0"/>
        </w:rPr>
        <w:t xml:space="preserve">Design Diagrams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b w:val="1"/>
          <w:bCs w:val="1"/>
          <w:sz w:val="24"/>
          <w:szCs w:val="24"/>
        </w:rPr>
      </w:pPr>
      <w:r w:rsidDel="00000000" w:rsidR="00000000" w:rsidRPr="00000000">
        <w:rPr>
          <w:b w:val="1"/>
          <w:bCs w:val="1"/>
          <w:sz w:val="24"/>
          <w:szCs w:val="24"/>
          <w:rtl w:val="0"/>
        </w:rPr>
        <w:t xml:space="preserve">System Architecture Diagram:</w:t>
      </w:r>
    </w:p>
    <w:p w:rsidR="00000000" w:rsidDel="00000000" w:rsidP="00000000" w:rsidRDefault="00000000" w:rsidRPr="00000000" w14:paraId="000000CA">
      <w:pPr>
        <w:spacing w:after="240" w:before="240" w:line="360" w:lineRule="auto"/>
        <w:ind w:left="720" w:right="720" w:firstLine="0"/>
        <w:jc w:val="both"/>
        <w:rPr>
          <w:sz w:val="24"/>
          <w:szCs w:val="24"/>
        </w:rPr>
      </w:pPr>
      <w:r w:rsidDel="00000000" w:rsidR="00000000" w:rsidRPr="00000000">
        <w:rPr>
          <w:sz w:val="24"/>
          <w:szCs w:val="24"/>
          <w:rtl w:val="0"/>
        </w:rPr>
        <w:t xml:space="preserve">The system follows a simple layered architecture consisting of the Presentation Layer, Application/Analysis Layer, and Data Layer.</w:t>
      </w:r>
    </w:p>
    <w:p w:rsidR="00000000" w:rsidDel="00000000" w:rsidP="00000000" w:rsidRDefault="00000000" w:rsidRPr="00000000" w14:paraId="000000CB">
      <w:pPr>
        <w:numPr>
          <w:ilvl w:val="0"/>
          <w:numId w:val="8"/>
        </w:numPr>
        <w:spacing w:after="0" w:before="240" w:line="360" w:lineRule="auto"/>
        <w:ind w:left="720" w:right="720" w:firstLine="0"/>
        <w:jc w:val="both"/>
        <w:rPr>
          <w:sz w:val="24"/>
          <w:szCs w:val="24"/>
        </w:rPr>
      </w:pPr>
      <w:r w:rsidDel="00000000" w:rsidR="00000000" w:rsidRPr="00000000">
        <w:rPr>
          <w:sz w:val="24"/>
          <w:szCs w:val="24"/>
          <w:rtl w:val="0"/>
        </w:rPr>
        <w:t xml:space="preserve">Presentation Layer: Provides the Java Swing-based graphical user interface through which users enter resume details and select a target job role.</w:t>
      </w:r>
    </w:p>
    <w:p w:rsidR="00000000" w:rsidDel="00000000" w:rsidP="00000000" w:rsidRDefault="00000000" w:rsidRPr="00000000" w14:paraId="000000CC">
      <w:pPr>
        <w:numPr>
          <w:ilvl w:val="0"/>
          <w:numId w:val="8"/>
        </w:numPr>
        <w:spacing w:after="0" w:before="0" w:line="360" w:lineRule="auto"/>
        <w:ind w:left="720" w:right="720" w:firstLine="0"/>
        <w:jc w:val="both"/>
        <w:rPr>
          <w:sz w:val="24"/>
          <w:szCs w:val="24"/>
        </w:rPr>
      </w:pPr>
      <w:r w:rsidDel="00000000" w:rsidR="00000000" w:rsidRPr="00000000">
        <w:rPr>
          <w:sz w:val="24"/>
          <w:szCs w:val="24"/>
          <w:rtl w:val="0"/>
        </w:rPr>
        <w:t xml:space="preserve">Application Layer: Processes the resume, extracts available skills, compares them with the required skills, and identifies skill gaps.</w:t>
      </w:r>
    </w:p>
    <w:p w:rsidR="00000000" w:rsidDel="00000000" w:rsidP="00000000" w:rsidRDefault="00000000" w:rsidRPr="00000000" w14:paraId="000000CD">
      <w:pPr>
        <w:numPr>
          <w:ilvl w:val="0"/>
          <w:numId w:val="8"/>
        </w:numPr>
        <w:spacing w:after="240" w:before="0" w:line="360" w:lineRule="auto"/>
        <w:ind w:left="720" w:right="720" w:firstLine="0"/>
        <w:jc w:val="both"/>
        <w:rPr>
          <w:sz w:val="24"/>
          <w:szCs w:val="24"/>
        </w:rPr>
      </w:pPr>
      <w:r w:rsidDel="00000000" w:rsidR="00000000" w:rsidRPr="00000000">
        <w:rPr>
          <w:sz w:val="24"/>
          <w:szCs w:val="24"/>
          <w:rtl w:val="0"/>
        </w:rPr>
        <w:t xml:space="preserve">Data Layer: Uses SQLite to store user information, job roles, skills, and analysis results.</w:t>
      </w:r>
    </w:p>
    <w:p w:rsidR="00000000" w:rsidDel="00000000" w:rsidP="00000000" w:rsidRDefault="00000000" w:rsidRPr="00000000" w14:paraId="000000CE">
      <w:pPr>
        <w:spacing w:before="226" w:line="360" w:lineRule="auto"/>
        <w:rPr>
          <w:b w:val="1"/>
          <w:bCs w:val="1"/>
        </w:rPr>
      </w:pPr>
      <w:r w:rsidDel="00000000" w:rsidR="00000000" w:rsidRPr="00000000">
        <w:rPr>
          <w:b w:val="1"/>
          <w:bCs w:val="1"/>
        </w:rPr>
        <w:drawing>
          <wp:inline distB="114300" distT="114300" distL="114300" distR="114300">
            <wp:extent cx="6046424" cy="3368455"/>
            <wp:effectExtent b="0" l="0" r="0" t="0"/>
            <wp:docPr id="186"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6046424" cy="336845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before="226" w:line="360" w:lineRule="auto"/>
        <w:ind w:left="720" w:right="720" w:firstLine="0"/>
        <w:rPr>
          <w:b w:val="1"/>
          <w:bCs w:val="1"/>
          <w:sz w:val="24"/>
          <w:szCs w:val="24"/>
        </w:rPr>
      </w:pPr>
      <w:r w:rsidDel="00000000" w:rsidR="00000000" w:rsidRPr="00000000">
        <w:rPr>
          <w:b w:val="1"/>
          <w:bCs w:val="1"/>
          <w:sz w:val="24"/>
          <w:szCs w:val="24"/>
          <w:rtl w:val="0"/>
        </w:rPr>
        <w:t xml:space="preserve">Functional Modules</w:t>
      </w:r>
    </w:p>
    <w:p w:rsidR="00000000" w:rsidDel="00000000" w:rsidP="00000000" w:rsidRDefault="00000000" w:rsidRPr="00000000" w14:paraId="000000D0">
      <w:pPr>
        <w:spacing w:after="240" w:before="240" w:line="360" w:lineRule="auto"/>
        <w:ind w:left="720" w:right="720" w:firstLine="0"/>
        <w:jc w:val="both"/>
        <w:rPr>
          <w:sz w:val="24"/>
          <w:szCs w:val="24"/>
        </w:rPr>
      </w:pPr>
      <w:r w:rsidDel="00000000" w:rsidR="00000000" w:rsidRPr="00000000">
        <w:rPr>
          <w:sz w:val="24"/>
          <w:szCs w:val="24"/>
          <w:rtl w:val="0"/>
        </w:rPr>
        <w:t xml:space="preserve">The system is divided into the following functional modules:</w:t>
      </w:r>
    </w:p>
    <w:p w:rsidR="00000000" w:rsidDel="00000000" w:rsidP="00000000" w:rsidRDefault="00000000" w:rsidRPr="00000000" w14:paraId="000000D1">
      <w:pPr>
        <w:pStyle w:val="Heading3"/>
        <w:spacing w:after="80" w:before="280" w:line="360" w:lineRule="auto"/>
        <w:ind w:left="720" w:right="720" w:firstLine="0"/>
        <w:jc w:val="both"/>
        <w:rPr>
          <w:sz w:val="24"/>
          <w:szCs w:val="24"/>
        </w:rPr>
      </w:pPr>
      <w:bookmarkStart w:colFirst="0" w:colLast="0" w:name="_heading=h.osi6989sytt0" w:id="9"/>
      <w:bookmarkEnd w:id="9"/>
      <w:r w:rsidDel="00000000" w:rsidR="00000000" w:rsidRPr="00000000">
        <w:rPr>
          <w:sz w:val="24"/>
          <w:szCs w:val="24"/>
          <w:rtl w:val="0"/>
        </w:rPr>
        <w:t xml:space="preserve">3.1 User Interface Module</w:t>
      </w:r>
    </w:p>
    <w:p w:rsidR="00000000" w:rsidDel="00000000" w:rsidP="00000000" w:rsidRDefault="00000000" w:rsidRPr="00000000" w14:paraId="000000D2">
      <w:pPr>
        <w:spacing w:after="240" w:before="240" w:line="360" w:lineRule="auto"/>
        <w:ind w:left="720" w:right="720" w:firstLine="0"/>
        <w:jc w:val="both"/>
        <w:rPr>
          <w:sz w:val="24"/>
          <w:szCs w:val="24"/>
        </w:rPr>
      </w:pPr>
      <w:r w:rsidDel="00000000" w:rsidR="00000000" w:rsidRPr="00000000">
        <w:rPr>
          <w:sz w:val="24"/>
          <w:szCs w:val="24"/>
          <w:rtl w:val="0"/>
        </w:rPr>
        <w:t xml:space="preserve">Provides the interface for entering resume information, selecting a target job role, initiating analysis, and viewing the generated results.</w:t>
      </w:r>
    </w:p>
    <w:p w:rsidR="00000000" w:rsidDel="00000000" w:rsidP="00000000" w:rsidRDefault="00000000" w:rsidRPr="00000000" w14:paraId="000000D3">
      <w:pPr>
        <w:spacing w:after="240" w:before="240"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D4">
      <w:pPr>
        <w:pStyle w:val="Heading3"/>
        <w:spacing w:after="80" w:before="280" w:line="360" w:lineRule="auto"/>
        <w:ind w:left="720" w:right="720" w:firstLine="0"/>
        <w:jc w:val="both"/>
        <w:rPr>
          <w:sz w:val="24"/>
          <w:szCs w:val="24"/>
        </w:rPr>
      </w:pPr>
      <w:bookmarkStart w:colFirst="0" w:colLast="0" w:name="_heading=h.qzitr6pgpjdb" w:id="10"/>
      <w:bookmarkEnd w:id="10"/>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604838</wp:posOffset>
                </wp:positionH>
                <wp:positionV relativeFrom="page">
                  <wp:posOffset>287338</wp:posOffset>
                </wp:positionV>
                <wp:extent cx="6553200" cy="9496425"/>
                <wp:effectExtent b="0" l="0" r="0" t="0"/>
                <wp:wrapNone/>
                <wp:docPr id="122" name=""/>
                <a:graphic>
                  <a:graphicData uri="http://schemas.microsoft.com/office/word/2010/wordprocessingShape">
                    <wps:wsp>
                      <wps:cNvSpPr/>
                      <wps:cNvPr id="2" name="Shape 2"/>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604838</wp:posOffset>
                </wp:positionH>
                <wp:positionV relativeFrom="page">
                  <wp:posOffset>287338</wp:posOffset>
                </wp:positionV>
                <wp:extent cx="6553200" cy="9496425"/>
                <wp:effectExtent b="0" l="0" r="0" t="0"/>
                <wp:wrapNone/>
                <wp:docPr id="12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53200" cy="9496425"/>
                        </a:xfrm>
                        <a:prstGeom prst="rect"/>
                        <a:ln/>
                      </pic:spPr>
                    </pic:pic>
                  </a:graphicData>
                </a:graphic>
              </wp:anchor>
            </w:drawing>
          </mc:Fallback>
        </mc:AlternateContent>
      </w:r>
      <w:r w:rsidDel="00000000" w:rsidR="00000000" w:rsidRPr="00000000">
        <w:rPr>
          <w:sz w:val="24"/>
          <w:szCs w:val="24"/>
          <w:rtl w:val="0"/>
        </w:rPr>
        <w:t xml:space="preserve">3.2 Resume Processing Module</w:t>
      </w:r>
    </w:p>
    <w:p w:rsidR="00000000" w:rsidDel="00000000" w:rsidP="00000000" w:rsidRDefault="00000000" w:rsidRPr="00000000" w14:paraId="000000D5">
      <w:pPr>
        <w:spacing w:after="240" w:before="240" w:line="360" w:lineRule="auto"/>
        <w:ind w:left="720" w:right="720" w:firstLine="0"/>
        <w:jc w:val="both"/>
        <w:rPr>
          <w:sz w:val="24"/>
          <w:szCs w:val="24"/>
        </w:rPr>
      </w:pPr>
      <w:r w:rsidDel="00000000" w:rsidR="00000000" w:rsidRPr="00000000">
        <w:rPr>
          <w:sz w:val="24"/>
          <w:szCs w:val="24"/>
          <w:rtl w:val="0"/>
        </w:rPr>
        <w:t xml:space="preserve">Processes the resume information provided by the user and identifies the skills present in the resume.</w:t>
      </w:r>
    </w:p>
    <w:p w:rsidR="00000000" w:rsidDel="00000000" w:rsidP="00000000" w:rsidRDefault="00000000" w:rsidRPr="00000000" w14:paraId="000000D6">
      <w:pPr>
        <w:pStyle w:val="Heading3"/>
        <w:spacing w:after="80" w:before="280" w:line="360" w:lineRule="auto"/>
        <w:ind w:left="720" w:right="720" w:firstLine="0"/>
        <w:jc w:val="both"/>
        <w:rPr>
          <w:sz w:val="24"/>
          <w:szCs w:val="24"/>
        </w:rPr>
      </w:pPr>
      <w:bookmarkStart w:colFirst="0" w:colLast="0" w:name="_heading=h.wrwa1ylsn7tw" w:id="11"/>
      <w:bookmarkEnd w:id="11"/>
      <w:r w:rsidDel="00000000" w:rsidR="00000000" w:rsidRPr="00000000">
        <w:rPr>
          <w:sz w:val="24"/>
          <w:szCs w:val="24"/>
          <w:rtl w:val="0"/>
        </w:rPr>
        <w:t xml:space="preserve">3.3 Job Requirement Module</w:t>
      </w:r>
    </w:p>
    <w:p w:rsidR="00000000" w:rsidDel="00000000" w:rsidP="00000000" w:rsidRDefault="00000000" w:rsidRPr="00000000" w14:paraId="000000D7">
      <w:pPr>
        <w:spacing w:after="240" w:before="240" w:line="360" w:lineRule="auto"/>
        <w:ind w:left="720" w:right="720" w:firstLine="0"/>
        <w:jc w:val="both"/>
        <w:rPr>
          <w:sz w:val="24"/>
          <w:szCs w:val="24"/>
        </w:rPr>
      </w:pPr>
      <w:r w:rsidDel="00000000" w:rsidR="00000000" w:rsidRPr="00000000">
        <w:rPr>
          <w:sz w:val="24"/>
          <w:szCs w:val="24"/>
          <w:rtl w:val="0"/>
        </w:rPr>
        <w:t xml:space="preserve">Maintains the required skills associated with different job roles and provides the relevant skill requirements for comparison.</w:t>
      </w:r>
    </w:p>
    <w:p w:rsidR="00000000" w:rsidDel="00000000" w:rsidP="00000000" w:rsidRDefault="00000000" w:rsidRPr="00000000" w14:paraId="000000D8">
      <w:pPr>
        <w:pStyle w:val="Heading3"/>
        <w:spacing w:after="80" w:before="280" w:line="360" w:lineRule="auto"/>
        <w:ind w:left="720" w:right="720" w:firstLine="0"/>
        <w:jc w:val="both"/>
        <w:rPr>
          <w:sz w:val="24"/>
          <w:szCs w:val="24"/>
        </w:rPr>
      </w:pPr>
      <w:bookmarkStart w:colFirst="0" w:colLast="0" w:name="_heading=h.6ynbf42ll3m8" w:id="12"/>
      <w:bookmarkEnd w:id="12"/>
      <w:r w:rsidDel="00000000" w:rsidR="00000000" w:rsidRPr="00000000">
        <w:rPr>
          <w:sz w:val="24"/>
          <w:szCs w:val="24"/>
          <w:rtl w:val="0"/>
        </w:rPr>
        <w:t xml:space="preserve">3.4 Skill Matching Module</w:t>
      </w:r>
    </w:p>
    <w:p w:rsidR="00000000" w:rsidDel="00000000" w:rsidP="00000000" w:rsidRDefault="00000000" w:rsidRPr="00000000" w14:paraId="000000D9">
      <w:pPr>
        <w:spacing w:after="240" w:before="240" w:line="360" w:lineRule="auto"/>
        <w:ind w:left="720" w:right="720" w:firstLine="0"/>
        <w:jc w:val="both"/>
        <w:rPr>
          <w:sz w:val="24"/>
          <w:szCs w:val="24"/>
        </w:rPr>
      </w:pPr>
      <w:r w:rsidDel="00000000" w:rsidR="00000000" w:rsidRPr="00000000">
        <w:rPr>
          <w:sz w:val="24"/>
          <w:szCs w:val="24"/>
          <w:rtl w:val="0"/>
        </w:rPr>
        <w:t xml:space="preserve">Compares the skills identified from the resume with the required skills of the selected job role.</w:t>
      </w:r>
    </w:p>
    <w:p w:rsidR="00000000" w:rsidDel="00000000" w:rsidP="00000000" w:rsidRDefault="00000000" w:rsidRPr="00000000" w14:paraId="000000DA">
      <w:pPr>
        <w:pStyle w:val="Heading3"/>
        <w:spacing w:after="80" w:before="280" w:line="360" w:lineRule="auto"/>
        <w:ind w:left="720" w:right="720" w:firstLine="0"/>
        <w:jc w:val="both"/>
        <w:rPr>
          <w:sz w:val="24"/>
          <w:szCs w:val="24"/>
        </w:rPr>
      </w:pPr>
      <w:bookmarkStart w:colFirst="0" w:colLast="0" w:name="_heading=h.k0l3rg6num2v" w:id="13"/>
      <w:bookmarkEnd w:id="13"/>
      <w:r w:rsidDel="00000000" w:rsidR="00000000" w:rsidRPr="00000000">
        <w:rPr>
          <w:sz w:val="24"/>
          <w:szCs w:val="24"/>
          <w:rtl w:val="0"/>
        </w:rPr>
        <w:t xml:space="preserve">3.5 Skill Gap Analysis Module</w:t>
      </w:r>
    </w:p>
    <w:p w:rsidR="00000000" w:rsidDel="00000000" w:rsidP="00000000" w:rsidRDefault="00000000" w:rsidRPr="00000000" w14:paraId="000000DB">
      <w:pPr>
        <w:spacing w:after="240" w:before="240" w:line="360" w:lineRule="auto"/>
        <w:ind w:left="720" w:right="720" w:firstLine="0"/>
        <w:jc w:val="both"/>
        <w:rPr>
          <w:sz w:val="24"/>
          <w:szCs w:val="24"/>
        </w:rPr>
      </w:pPr>
      <w:r w:rsidDel="00000000" w:rsidR="00000000" w:rsidRPr="00000000">
        <w:rPr>
          <w:sz w:val="24"/>
          <w:szCs w:val="24"/>
          <w:rtl w:val="0"/>
        </w:rPr>
        <w:t xml:space="preserve">Identifies missing skills by determining which required skills are not present in the user's resume.</w:t>
      </w:r>
    </w:p>
    <w:p w:rsidR="00000000" w:rsidDel="00000000" w:rsidP="00000000" w:rsidRDefault="00000000" w:rsidRPr="00000000" w14:paraId="000000DC">
      <w:pPr>
        <w:pStyle w:val="Heading3"/>
        <w:spacing w:after="80" w:before="280" w:line="360" w:lineRule="auto"/>
        <w:ind w:left="720" w:right="720" w:firstLine="0"/>
        <w:jc w:val="both"/>
        <w:rPr>
          <w:sz w:val="24"/>
          <w:szCs w:val="24"/>
        </w:rPr>
      </w:pPr>
      <w:bookmarkStart w:colFirst="0" w:colLast="0" w:name="_heading=h.3qiv81qox5l4" w:id="14"/>
      <w:bookmarkEnd w:id="14"/>
      <w:r w:rsidDel="00000000" w:rsidR="00000000" w:rsidRPr="00000000">
        <w:rPr>
          <w:sz w:val="24"/>
          <w:szCs w:val="24"/>
          <w:rtl w:val="0"/>
        </w:rPr>
        <w:t xml:space="preserve">3.6 Database Module</w:t>
      </w:r>
    </w:p>
    <w:p w:rsidR="00000000" w:rsidDel="00000000" w:rsidP="00000000" w:rsidRDefault="00000000" w:rsidRPr="00000000" w14:paraId="000000DD">
      <w:pPr>
        <w:spacing w:after="240" w:before="240" w:line="360" w:lineRule="auto"/>
        <w:ind w:left="720" w:right="720" w:firstLine="0"/>
        <w:jc w:val="both"/>
        <w:rPr>
          <w:sz w:val="24"/>
          <w:szCs w:val="24"/>
        </w:rPr>
      </w:pPr>
      <w:r w:rsidDel="00000000" w:rsidR="00000000" w:rsidRPr="00000000">
        <w:rPr>
          <w:sz w:val="24"/>
          <w:szCs w:val="24"/>
          <w:rtl w:val="0"/>
        </w:rPr>
        <w:t xml:space="preserve">Stores and retrieves user information, job roles, skills, and analysis results using SQLite.</w:t>
      </w:r>
    </w:p>
    <w:p w:rsidR="00000000" w:rsidDel="00000000" w:rsidP="00000000" w:rsidRDefault="00000000" w:rsidRPr="00000000" w14:paraId="000000DE">
      <w:pPr>
        <w:pStyle w:val="Heading3"/>
        <w:spacing w:after="80" w:before="280" w:line="360" w:lineRule="auto"/>
        <w:ind w:left="720" w:right="720" w:firstLine="0"/>
        <w:jc w:val="both"/>
        <w:rPr>
          <w:sz w:val="24"/>
          <w:szCs w:val="24"/>
        </w:rPr>
      </w:pPr>
      <w:bookmarkStart w:colFirst="0" w:colLast="0" w:name="_heading=h.z7qkktty8wix" w:id="15"/>
      <w:bookmarkEnd w:id="15"/>
      <w:r w:rsidDel="00000000" w:rsidR="00000000" w:rsidRPr="00000000">
        <w:rPr>
          <w:sz w:val="24"/>
          <w:szCs w:val="24"/>
          <w:rtl w:val="0"/>
        </w:rPr>
        <w:t xml:space="preserve">3.7 Result Display Module</w:t>
      </w:r>
    </w:p>
    <w:p w:rsidR="00000000" w:rsidDel="00000000" w:rsidP="00000000" w:rsidRDefault="00000000" w:rsidRPr="00000000" w14:paraId="000000DF">
      <w:pPr>
        <w:spacing w:after="240" w:before="240" w:line="360" w:lineRule="auto"/>
        <w:ind w:left="720" w:right="720" w:firstLine="0"/>
        <w:jc w:val="both"/>
        <w:rPr>
          <w:sz w:val="24"/>
          <w:szCs w:val="24"/>
        </w:rPr>
      </w:pPr>
      <w:r w:rsidDel="00000000" w:rsidR="00000000" w:rsidRPr="00000000">
        <w:rPr>
          <w:sz w:val="24"/>
          <w:szCs w:val="24"/>
          <w:rtl w:val="0"/>
        </w:rPr>
        <w:t xml:space="preserve">Displays matched skills, missing skills, and the overall skill-gap analysis to the user.</w:t>
      </w:r>
    </w:p>
    <w:p w:rsidR="00000000" w:rsidDel="00000000" w:rsidP="00000000" w:rsidRDefault="00000000" w:rsidRPr="00000000" w14:paraId="000000E0">
      <w:pPr>
        <w:spacing w:after="240" w:before="240" w:line="360" w:lineRule="auto"/>
        <w:jc w:val="center"/>
        <w:rPr>
          <w:b w:val="1"/>
          <w:bCs w:val="1"/>
          <w:sz w:val="26"/>
          <w:szCs w:val="26"/>
        </w:rPr>
      </w:pPr>
      <w:r w:rsidDel="00000000" w:rsidR="00000000" w:rsidRPr="00000000">
        <w:rPr/>
        <w:drawing>
          <wp:inline distB="114300" distT="114300" distL="114300" distR="114300">
            <wp:extent cx="4210050" cy="2617788"/>
            <wp:effectExtent b="0" l="0" r="0" t="0"/>
            <wp:docPr id="185" name="image31.png"/>
            <a:graphic>
              <a:graphicData uri="http://schemas.openxmlformats.org/drawingml/2006/picture">
                <pic:pic>
                  <pic:nvPicPr>
                    <pic:cNvPr id="0" name="image31.png"/>
                    <pic:cNvPicPr preferRelativeResize="0"/>
                  </pic:nvPicPr>
                  <pic:blipFill>
                    <a:blip r:embed="rId13"/>
                    <a:srcRect b="0" l="14831" r="9516" t="0"/>
                    <a:stretch>
                      <a:fillRect/>
                    </a:stretch>
                  </pic:blipFill>
                  <pic:spPr>
                    <a:xfrm>
                      <a:off x="0" y="0"/>
                      <a:ext cx="4210050" cy="2617788"/>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23" name=""/>
                <a:graphic>
                  <a:graphicData uri="http://schemas.microsoft.com/office/word/2010/wordprocessingShape">
                    <wps:wsp>
                      <wps:cNvSpPr/>
                      <wps:cNvPr id="3" name="Shape 3"/>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2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0" name=""/>
                <a:graphic>
                  <a:graphicData uri="http://schemas.microsoft.com/office/word/2010/wordprocessingShape">
                    <wps:wsp>
                      <wps:cNvSpPr/>
                      <wps:cNvPr id="10" name="Shape 10"/>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3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Algorithm Design </w:t>
      </w:r>
      <w:r w:rsidDel="00000000" w:rsidR="00000000" w:rsidRPr="00000000">
        <w:rPr>
          <w:rtl w:val="0"/>
        </w:rPr>
      </w:r>
    </w:p>
    <w:p w:rsidR="00000000" w:rsidDel="00000000" w:rsidP="00000000" w:rsidRDefault="00000000" w:rsidRPr="00000000" w14:paraId="000000E3">
      <w:pPr>
        <w:spacing w:after="240" w:before="240" w:line="360" w:lineRule="auto"/>
        <w:ind w:left="720" w:right="720" w:firstLine="0"/>
        <w:jc w:val="both"/>
        <w:rPr>
          <w:sz w:val="24"/>
          <w:szCs w:val="24"/>
        </w:rPr>
      </w:pPr>
      <w:r w:rsidDel="00000000" w:rsidR="00000000" w:rsidRPr="00000000">
        <w:rPr>
          <w:sz w:val="24"/>
          <w:szCs w:val="24"/>
          <w:rtl w:val="0"/>
        </w:rPr>
        <w:t xml:space="preserve">The algorithm first obtains the user's skills and the required job skills. It then compares required skills with the user's skill set. Skills found in both sets are classified as matched skills, while skills that are required but not found in the resume are classified as missing skills. The resulting information is then displayed to the user and stored in the database.</w:t>
      </w:r>
    </w:p>
    <w:p w:rsidR="00000000" w:rsidDel="00000000" w:rsidP="00000000" w:rsidRDefault="00000000" w:rsidRPr="00000000" w14:paraId="000000E4">
      <w:pPr>
        <w:spacing w:after="240" w:before="240" w:line="36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20" w:top="460" w:left="1440" w:right="1080" w:header="0" w:footer="723"/>
        </w:sectPr>
      </w:pPr>
      <w:r w:rsidDel="00000000" w:rsidR="00000000" w:rsidRPr="00000000">
        <w:rPr/>
        <w:drawing>
          <wp:inline distB="114300" distT="114300" distL="114300" distR="114300">
            <wp:extent cx="3338684" cy="5976429"/>
            <wp:effectExtent b="0" l="0" r="0" t="0"/>
            <wp:docPr id="188"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3338684" cy="597642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31" name=""/>
                <a:graphic>
                  <a:graphicData uri="http://schemas.microsoft.com/office/word/2010/wordprocessingShape">
                    <wps:wsp>
                      <wps:cNvSpPr/>
                      <wps:cNvPr id="11" name="Shape 11"/>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3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left"/>
        <w:rPr>
          <w:b w:val="1"/>
          <w:bCs w:val="1"/>
          <w:sz w:val="26"/>
          <w:szCs w:val="26"/>
        </w:rPr>
      </w:pPr>
      <w:r w:rsidDel="00000000" w:rsidR="00000000" w:rsidRPr="00000000">
        <w:rPr>
          <w:b w:val="1"/>
          <w:bCs w:val="1"/>
          <w:sz w:val="26"/>
          <w:szCs w:val="26"/>
          <w:rtl w:val="0"/>
        </w:rPr>
        <w:t xml:space="preserve">Database Design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720" w:firstLine="0"/>
        <w:jc w:val="both"/>
        <w:rPr>
          <w:sz w:val="24"/>
          <w:szCs w:val="24"/>
        </w:rPr>
      </w:pPr>
      <w:r w:rsidDel="00000000" w:rsidR="00000000" w:rsidRPr="00000000">
        <w:rPr>
          <w:sz w:val="24"/>
          <w:szCs w:val="24"/>
          <w:rtl w:val="0"/>
        </w:rPr>
        <w:t xml:space="preserve">SQLite is used as the database management system for storing and retrieving the information required by the application. The database is designed to maintain user details, job-role requirements, skills, and generated analysis results. The database enables previously generated analysis information to be stored systematically and retrieved when required.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0" w:right="0" w:firstLine="0"/>
        <w:jc w:val="center"/>
        <w:rPr/>
      </w:pPr>
      <w:r w:rsidDel="00000000" w:rsidR="00000000" w:rsidRPr="00000000">
        <w:rPr/>
        <w:drawing>
          <wp:inline distB="114300" distT="114300" distL="114300" distR="114300">
            <wp:extent cx="4762500" cy="2479514"/>
            <wp:effectExtent b="0" l="0" r="0" t="0"/>
            <wp:docPr id="187"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4762500" cy="247951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720" w:right="720" w:firstLine="0"/>
        <w:jc w:val="both"/>
        <w:rPr>
          <w:b w:val="1"/>
          <w:bCs w:val="1"/>
          <w:sz w:val="24"/>
          <w:szCs w:val="24"/>
        </w:rPr>
      </w:pPr>
      <w:r w:rsidDel="00000000" w:rsidR="00000000" w:rsidRPr="00000000">
        <w:rPr>
          <w:b w:val="1"/>
          <w:bCs w:val="1"/>
          <w:sz w:val="24"/>
          <w:szCs w:val="24"/>
          <w:rtl w:val="0"/>
        </w:rPr>
        <w:t xml:space="preserve">Database Schema</w:t>
      </w:r>
    </w:p>
    <w:tbl>
      <w:tblPr>
        <w:tblStyle w:val="Table2"/>
        <w:tblW w:w="856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260"/>
        <w:gridCol w:w="1515"/>
        <w:gridCol w:w="3825"/>
        <w:tblGridChange w:id="0">
          <w:tblGrid>
            <w:gridCol w:w="1965"/>
            <w:gridCol w:w="1260"/>
            <w:gridCol w:w="1515"/>
            <w:gridCol w:w="3825"/>
          </w:tblGrid>
        </w:tblGridChange>
      </w:tblGrid>
      <w:tr>
        <w:trPr>
          <w:cantSplit w:val="0"/>
          <w:trHeight w:val="9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140" w:line="360" w:lineRule="auto"/>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140" w:line="360" w:lineRule="auto"/>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140" w:line="360" w:lineRule="auto"/>
              <w:jc w:val="both"/>
              <w:rPr>
                <w:b w:val="1"/>
                <w:bCs w:val="1"/>
                <w:sz w:val="24"/>
                <w:szCs w:val="24"/>
              </w:rPr>
            </w:pPr>
            <w:r w:rsidDel="00000000" w:rsidR="00000000" w:rsidRPr="00000000">
              <w:rPr>
                <w:b w:val="1"/>
                <w:bCs w:val="1"/>
                <w:sz w:val="24"/>
                <w:szCs w:val="24"/>
                <w:rtl w:val="0"/>
              </w:rPr>
              <w:t xml:space="preserve">Key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140" w:line="360" w:lineRule="auto"/>
              <w:jc w:val="both"/>
              <w:rPr>
                <w:b w:val="1"/>
                <w:bCs w:val="1"/>
                <w:sz w:val="24"/>
                <w:szCs w:val="24"/>
              </w:rPr>
            </w:pPr>
            <w:r w:rsidDel="00000000" w:rsidR="00000000" w:rsidRPr="00000000">
              <w:rPr>
                <w:b w:val="1"/>
                <w:bCs w:val="1"/>
                <w:sz w:val="24"/>
                <w:szCs w:val="24"/>
                <w:rtl w:val="0"/>
              </w:rPr>
              <w:t xml:space="preserve">Description</w:t>
            </w:r>
          </w:p>
        </w:tc>
      </w:tr>
      <w:tr>
        <w:trPr>
          <w:cantSplit w:val="0"/>
          <w:trHeight w:val="80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14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14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14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140" w:line="360" w:lineRule="auto"/>
              <w:jc w:val="both"/>
              <w:rPr>
                <w:sz w:val="24"/>
                <w:szCs w:val="24"/>
              </w:rPr>
            </w:pPr>
            <w:r w:rsidDel="00000000" w:rsidR="00000000" w:rsidRPr="00000000">
              <w:rPr>
                <w:sz w:val="24"/>
                <w:szCs w:val="24"/>
                <w:rtl w:val="0"/>
              </w:rPr>
              <w:t xml:space="preserve">Unique ID for each analysis record</w:t>
            </w:r>
          </w:p>
        </w:tc>
      </w:tr>
      <w:tr>
        <w:trPr>
          <w:cantSplit w:val="0"/>
          <w:trHeight w:val="474.4677734374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140" w:line="360" w:lineRule="auto"/>
              <w:jc w:val="both"/>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14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140" w:line="360" w:lineRule="auto"/>
              <w:jc w:val="both"/>
              <w:rPr>
                <w:sz w:val="24"/>
                <w:szCs w:val="24"/>
              </w:rPr>
            </w:pPr>
            <w:r w:rsidDel="00000000" w:rsidR="00000000" w:rsidRPr="00000000">
              <w:rPr>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140" w:line="360" w:lineRule="auto"/>
              <w:jc w:val="both"/>
              <w:rPr>
                <w:sz w:val="24"/>
                <w:szCs w:val="24"/>
              </w:rPr>
            </w:pPr>
            <w:r w:rsidDel="00000000" w:rsidR="00000000" w:rsidRPr="00000000">
              <w:rPr>
                <w:sz w:val="24"/>
                <w:szCs w:val="24"/>
                <w:rtl w:val="0"/>
              </w:rPr>
              <w:t xml:space="preserve">Name of the user</w:t>
            </w:r>
          </w:p>
        </w:tc>
      </w:tr>
      <w:tr>
        <w:trPr>
          <w:cantSplit w:val="0"/>
          <w:trHeight w:val="71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140" w:line="360" w:lineRule="auto"/>
              <w:jc w:val="both"/>
              <w:rPr>
                <w:sz w:val="24"/>
                <w:szCs w:val="24"/>
              </w:rPr>
            </w:pPr>
            <w:r w:rsidDel="00000000" w:rsidR="00000000" w:rsidRPr="00000000">
              <w:rPr>
                <w:sz w:val="24"/>
                <w:szCs w:val="24"/>
                <w:rtl w:val="0"/>
              </w:rPr>
              <w:t xml:space="preserve">TargetRole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14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140" w:line="360" w:lineRule="auto"/>
              <w:jc w:val="both"/>
              <w:rPr>
                <w:sz w:val="24"/>
                <w:szCs w:val="24"/>
              </w:rPr>
            </w:pPr>
            <w:r w:rsidDel="00000000" w:rsidR="00000000" w:rsidRPr="00000000">
              <w:rPr>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140" w:line="360" w:lineRule="auto"/>
              <w:jc w:val="both"/>
              <w:rPr>
                <w:sz w:val="24"/>
                <w:szCs w:val="24"/>
              </w:rPr>
            </w:pPr>
            <w:r w:rsidDel="00000000" w:rsidR="00000000" w:rsidRPr="00000000">
              <w:rPr>
                <w:sz w:val="24"/>
                <w:szCs w:val="24"/>
                <w:rtl w:val="0"/>
              </w:rPr>
              <w:t xml:space="preserve">Job role selected by the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140" w:line="360" w:lineRule="auto"/>
              <w:jc w:val="both"/>
              <w:rPr>
                <w:sz w:val="24"/>
                <w:szCs w:val="24"/>
              </w:rPr>
            </w:pPr>
            <w:r w:rsidDel="00000000" w:rsidR="00000000" w:rsidRPr="00000000">
              <w:rPr>
                <w:sz w:val="24"/>
                <w:szCs w:val="24"/>
                <w:rtl w:val="0"/>
              </w:rPr>
              <w:t xml:space="preserve">MatchingSkills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14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14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140" w:line="360" w:lineRule="auto"/>
              <w:jc w:val="both"/>
              <w:rPr>
                <w:sz w:val="24"/>
                <w:szCs w:val="24"/>
              </w:rPr>
            </w:pPr>
            <w:r w:rsidDel="00000000" w:rsidR="00000000" w:rsidRPr="00000000">
              <w:rPr>
                <w:sz w:val="24"/>
                <w:szCs w:val="24"/>
                <w:rtl w:val="0"/>
              </w:rPr>
              <w:t xml:space="preserve">Skills matched with the requirements of the target role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140" w:line="360" w:lineRule="auto"/>
              <w:jc w:val="both"/>
              <w:rPr>
                <w:sz w:val="24"/>
                <w:szCs w:val="24"/>
              </w:rPr>
            </w:pPr>
            <w:r w:rsidDel="00000000" w:rsidR="00000000" w:rsidRPr="00000000">
              <w:rPr>
                <w:sz w:val="24"/>
                <w:szCs w:val="24"/>
                <w:rtl w:val="0"/>
              </w:rPr>
              <w:t xml:space="preserve">Missing Skills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14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14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140" w:line="360" w:lineRule="auto"/>
              <w:jc w:val="both"/>
              <w:rPr>
                <w:sz w:val="24"/>
                <w:szCs w:val="24"/>
              </w:rPr>
            </w:pPr>
            <w:r w:rsidDel="00000000" w:rsidR="00000000" w:rsidRPr="00000000">
              <w:rPr>
                <w:sz w:val="24"/>
                <w:szCs w:val="24"/>
                <w:rtl w:val="0"/>
              </w:rPr>
              <w:t xml:space="preserve">Skills required  but missing from the resume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140" w:line="360" w:lineRule="auto"/>
              <w:jc w:val="both"/>
              <w:rPr>
                <w:sz w:val="24"/>
                <w:szCs w:val="24"/>
              </w:rPr>
            </w:pPr>
            <w:r w:rsidDel="00000000" w:rsidR="00000000" w:rsidRPr="00000000">
              <w:rPr>
                <w:sz w:val="24"/>
                <w:szCs w:val="24"/>
                <w:rtl w:val="0"/>
              </w:rPr>
              <w:t xml:space="preserve">Match 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140" w:line="360" w:lineRule="auto"/>
              <w:jc w:val="both"/>
              <w:rPr>
                <w:sz w:val="24"/>
                <w:szCs w:val="24"/>
              </w:rPr>
            </w:pPr>
            <w:r w:rsidDel="00000000" w:rsidR="00000000" w:rsidRPr="00000000">
              <w:rPr>
                <w:sz w:val="24"/>
                <w:szCs w:val="24"/>
                <w:rtl w:val="0"/>
              </w:rPr>
              <w:t xml:space="preserve">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140" w:line="360" w:lineRule="auto"/>
              <w:jc w:val="both"/>
              <w:rPr>
                <w:sz w:val="24"/>
                <w:szCs w:val="24"/>
              </w:rPr>
            </w:pPr>
            <w:r w:rsidDel="00000000" w:rsidR="00000000" w:rsidRPr="00000000">
              <w:rPr>
                <w:sz w:val="24"/>
                <w:szCs w:val="24"/>
                <w:rtl w:val="0"/>
              </w:rPr>
              <w:t xml:space="preserve">Check(&gt;=0)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140" w:line="360" w:lineRule="auto"/>
              <w:jc w:val="both"/>
              <w:rPr>
                <w:sz w:val="24"/>
                <w:szCs w:val="24"/>
              </w:rPr>
            </w:pPr>
            <w:r w:rsidDel="00000000" w:rsidR="00000000" w:rsidRPr="00000000">
              <w:rPr>
                <w:sz w:val="24"/>
                <w:szCs w:val="24"/>
                <w:rtl w:val="0"/>
              </w:rPr>
              <w:t xml:space="preserve">Percentage of skills matched </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8" name=""/>
                <a:graphic>
                  <a:graphicData uri="http://schemas.microsoft.com/office/word/2010/wordprocessingShape">
                    <wps:wsp>
                      <wps:cNvSpPr/>
                      <wps:cNvPr id="8" name="Shape 8"/>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29" name=""/>
                <a:graphic>
                  <a:graphicData uri="http://schemas.microsoft.com/office/word/2010/wordprocessingShape">
                    <wps:wsp>
                      <wps:cNvSpPr/>
                      <wps:cNvPr id="9" name="Shape 9"/>
                      <wps:spPr>
                        <a:xfrm>
                          <a:off x="2078290" y="0"/>
                          <a:ext cx="6535420" cy="7560000"/>
                        </a:xfrm>
                        <a:custGeom>
                          <a:rect b="b" l="l" r="r" t="t"/>
                          <a:pathLst>
                            <a:path extrusionOk="0" h="9476740" w="6535420">
                              <a:moveTo>
                                <a:pt x="6534912" y="12"/>
                              </a:moveTo>
                              <a:lnTo>
                                <a:pt x="6528829" y="12"/>
                              </a:lnTo>
                              <a:lnTo>
                                <a:pt x="6528829" y="6096"/>
                              </a:lnTo>
                              <a:lnTo>
                                <a:pt x="6528829" y="9470136"/>
                              </a:lnTo>
                              <a:lnTo>
                                <a:pt x="6108" y="9470136"/>
                              </a:lnTo>
                              <a:lnTo>
                                <a:pt x="6108" y="6096"/>
                              </a:lnTo>
                              <a:lnTo>
                                <a:pt x="6528829" y="6096"/>
                              </a:lnTo>
                              <a:lnTo>
                                <a:pt x="6528829" y="12"/>
                              </a:lnTo>
                              <a:lnTo>
                                <a:pt x="0" y="0"/>
                              </a:lnTo>
                              <a:lnTo>
                                <a:pt x="0" y="6096"/>
                              </a:lnTo>
                              <a:lnTo>
                                <a:pt x="12" y="9470136"/>
                              </a:lnTo>
                              <a:lnTo>
                                <a:pt x="0" y="9476232"/>
                              </a:lnTo>
                              <a:lnTo>
                                <a:pt x="6528829" y="9476232"/>
                              </a:lnTo>
                              <a:lnTo>
                                <a:pt x="6534912" y="9476232"/>
                              </a:lnTo>
                              <a:lnTo>
                                <a:pt x="6534912" y="9470136"/>
                              </a:lnTo>
                              <a:lnTo>
                                <a:pt x="6534912" y="6096"/>
                              </a:lnTo>
                              <a:lnTo>
                                <a:pt x="6534912"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278511</wp:posOffset>
                </wp:positionV>
                <wp:extent cx="6554470" cy="9495790"/>
                <wp:effectExtent b="0" l="0" r="0" t="0"/>
                <wp:wrapNone/>
                <wp:docPr id="12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54470" cy="94957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7" name=""/>
                <a:graphic>
                  <a:graphicData uri="http://schemas.microsoft.com/office/word/2010/wordprocessingShape">
                    <wps:wsp>
                      <wps:cNvSpPr/>
                      <wps:cNvPr id="7" name="Shape 7"/>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2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7">
      <w:pPr>
        <w:pStyle w:val="Heading1"/>
        <w:spacing w:line="360" w:lineRule="auto"/>
        <w:ind w:firstLine="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t xml:space="preserve">CHAPTER 7</w:t>
      </w:r>
      <w:r w:rsidDel="00000000" w:rsidR="00000000" w:rsidRPr="00000000">
        <w:rPr>
          <w:rtl w:val="0"/>
        </w:rPr>
      </w:r>
    </w:p>
    <w:p w:rsidR="00000000" w:rsidDel="00000000" w:rsidP="00000000" w:rsidRDefault="00000000" w:rsidRPr="00000000" w14:paraId="00000108">
      <w:pPr>
        <w:pStyle w:val="Heading2"/>
        <w:spacing w:line="360" w:lineRule="auto"/>
        <w:ind w:left="1442" w:right="1546" w:firstLine="0"/>
        <w:rPr/>
      </w:pPr>
      <w:r w:rsidDel="00000000" w:rsidR="00000000" w:rsidRPr="00000000">
        <w:rPr>
          <w:rtl w:val="0"/>
        </w:rPr>
        <w:t xml:space="preserve">IMPLEMENTATION</w:t>
      </w:r>
    </w:p>
    <w:p w:rsidR="00000000" w:rsidDel="00000000" w:rsidP="00000000" w:rsidRDefault="00000000" w:rsidRPr="00000000" w14:paraId="00000109">
      <w:pPr>
        <w:pStyle w:val="Heading3"/>
        <w:spacing w:after="80" w:before="280" w:line="360" w:lineRule="auto"/>
        <w:ind w:left="720" w:right="720" w:firstLine="0"/>
        <w:rPr>
          <w:sz w:val="24"/>
          <w:szCs w:val="24"/>
        </w:rPr>
      </w:pPr>
      <w:bookmarkStart w:colFirst="0" w:colLast="0" w:name="_heading=h.yih1edq0aw4l" w:id="16"/>
      <w:bookmarkEnd w:id="16"/>
      <w:r w:rsidDel="00000000" w:rsidR="00000000" w:rsidRPr="00000000">
        <w:rPr>
          <w:sz w:val="24"/>
          <w:szCs w:val="24"/>
          <w:rtl w:val="0"/>
        </w:rPr>
        <w:t xml:space="preserve">1. Database Connection</w:t>
      </w:r>
    </w:p>
    <w:p w:rsidR="00000000" w:rsidDel="00000000" w:rsidP="00000000" w:rsidRDefault="00000000" w:rsidRPr="00000000" w14:paraId="0000010A">
      <w:pPr>
        <w:spacing w:after="240" w:before="240" w:line="360" w:lineRule="auto"/>
        <w:ind w:left="720" w:right="720" w:firstLine="0"/>
        <w:rPr>
          <w:sz w:val="24"/>
          <w:szCs w:val="24"/>
        </w:rPr>
      </w:pPr>
      <w:r w:rsidDel="00000000" w:rsidR="00000000" w:rsidRPr="00000000">
        <w:rPr>
          <w:sz w:val="24"/>
          <w:szCs w:val="24"/>
          <w:rtl w:val="0"/>
        </w:rPr>
        <w:t xml:space="preserve">This module establishes a connection between the Java application and the SQLite database using JDBC.</w:t>
      </w:r>
    </w:p>
    <w:p w:rsidR="00000000" w:rsidDel="00000000" w:rsidP="00000000" w:rsidRDefault="00000000" w:rsidRPr="00000000" w14:paraId="0000010B">
      <w:pPr>
        <w:spacing w:after="240" w:before="240" w:line="360" w:lineRule="auto"/>
        <w:ind w:left="720" w:righ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0C">
      <w:pPr>
        <w:spacing w:after="240" w:before="240" w:line="360" w:lineRule="auto"/>
        <w:ind w:left="720" w:right="720" w:firstLine="0"/>
        <w:rPr>
          <w:sz w:val="24"/>
          <w:szCs w:val="24"/>
        </w:rPr>
      </w:pPr>
      <w:r w:rsidDel="00000000" w:rsidR="00000000" w:rsidRPr="00000000">
        <w:rPr>
          <w:sz w:val="24"/>
          <w:szCs w:val="24"/>
          <w:rtl w:val="0"/>
        </w:rPr>
        <w:t xml:space="preserve">package skillgap.database;</w:t>
      </w:r>
    </w:p>
    <w:p w:rsidR="00000000" w:rsidDel="00000000" w:rsidP="00000000" w:rsidRDefault="00000000" w:rsidRPr="00000000" w14:paraId="0000010D">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0E">
      <w:pPr>
        <w:spacing w:after="240" w:before="240" w:line="360" w:lineRule="auto"/>
        <w:ind w:left="720" w:right="720" w:firstLine="0"/>
        <w:rPr>
          <w:sz w:val="24"/>
          <w:szCs w:val="24"/>
        </w:rPr>
      </w:pPr>
      <w:r w:rsidDel="00000000" w:rsidR="00000000" w:rsidRPr="00000000">
        <w:rPr>
          <w:sz w:val="24"/>
          <w:szCs w:val="24"/>
          <w:rtl w:val="0"/>
        </w:rPr>
        <w:t xml:space="preserve">import java.io.File;</w:t>
      </w:r>
    </w:p>
    <w:p w:rsidR="00000000" w:rsidDel="00000000" w:rsidP="00000000" w:rsidRDefault="00000000" w:rsidRPr="00000000" w14:paraId="0000010F">
      <w:pPr>
        <w:spacing w:after="240" w:before="240" w:line="360" w:lineRule="auto"/>
        <w:ind w:left="720" w:right="720" w:firstLine="0"/>
        <w:rPr>
          <w:sz w:val="24"/>
          <w:szCs w:val="24"/>
        </w:rPr>
      </w:pPr>
      <w:r w:rsidDel="00000000" w:rsidR="00000000" w:rsidRPr="00000000">
        <w:rPr>
          <w:sz w:val="24"/>
          <w:szCs w:val="24"/>
          <w:rtl w:val="0"/>
        </w:rPr>
        <w:t xml:space="preserve">import java.sql.Connection;</w:t>
      </w:r>
    </w:p>
    <w:p w:rsidR="00000000" w:rsidDel="00000000" w:rsidP="00000000" w:rsidRDefault="00000000" w:rsidRPr="00000000" w14:paraId="00000110">
      <w:pPr>
        <w:spacing w:after="240" w:before="240" w:line="360" w:lineRule="auto"/>
        <w:ind w:left="720" w:right="720" w:firstLine="0"/>
        <w:rPr>
          <w:sz w:val="24"/>
          <w:szCs w:val="24"/>
        </w:rPr>
      </w:pPr>
      <w:r w:rsidDel="00000000" w:rsidR="00000000" w:rsidRPr="00000000">
        <w:rPr>
          <w:sz w:val="24"/>
          <w:szCs w:val="24"/>
          <w:rtl w:val="0"/>
        </w:rPr>
        <w:t xml:space="preserve">import java.sql.DriverManager;</w:t>
      </w:r>
    </w:p>
    <w:p w:rsidR="00000000" w:rsidDel="00000000" w:rsidP="00000000" w:rsidRDefault="00000000" w:rsidRPr="00000000" w14:paraId="00000111">
      <w:pPr>
        <w:spacing w:after="240" w:before="240" w:line="360" w:lineRule="auto"/>
        <w:ind w:left="720" w:right="720" w:firstLine="0"/>
        <w:rPr>
          <w:sz w:val="24"/>
          <w:szCs w:val="24"/>
        </w:rPr>
      </w:pPr>
      <w:r w:rsidDel="00000000" w:rsidR="00000000" w:rsidRPr="00000000">
        <w:rPr>
          <w:sz w:val="24"/>
          <w:szCs w:val="24"/>
          <w:rtl w:val="0"/>
        </w:rPr>
        <w:t xml:space="preserve">import java.sql.PreparedStatement;</w:t>
      </w:r>
    </w:p>
    <w:p w:rsidR="00000000" w:rsidDel="00000000" w:rsidP="00000000" w:rsidRDefault="00000000" w:rsidRPr="00000000" w14:paraId="00000112">
      <w:pPr>
        <w:spacing w:after="240" w:before="240" w:line="360" w:lineRule="auto"/>
        <w:ind w:left="720" w:right="720" w:firstLine="0"/>
        <w:rPr>
          <w:sz w:val="24"/>
          <w:szCs w:val="24"/>
        </w:rPr>
      </w:pPr>
      <w:r w:rsidDel="00000000" w:rsidR="00000000" w:rsidRPr="00000000">
        <w:rPr>
          <w:sz w:val="24"/>
          <w:szCs w:val="24"/>
          <w:rtl w:val="0"/>
        </w:rPr>
        <w:t xml:space="preserve">import java.sql.ResultSet;</w:t>
      </w:r>
    </w:p>
    <w:p w:rsidR="00000000" w:rsidDel="00000000" w:rsidP="00000000" w:rsidRDefault="00000000" w:rsidRPr="00000000" w14:paraId="00000113">
      <w:pPr>
        <w:spacing w:after="240" w:before="240" w:line="360" w:lineRule="auto"/>
        <w:ind w:left="720" w:right="720" w:firstLine="0"/>
        <w:rPr>
          <w:sz w:val="24"/>
          <w:szCs w:val="24"/>
        </w:rPr>
      </w:pPr>
      <w:r w:rsidDel="00000000" w:rsidR="00000000" w:rsidRPr="00000000">
        <w:rPr>
          <w:sz w:val="24"/>
          <w:szCs w:val="24"/>
          <w:rtl w:val="0"/>
        </w:rPr>
        <w:t xml:space="preserve">import java.util.List;</w:t>
      </w:r>
    </w:p>
    <w:p w:rsidR="00000000" w:rsidDel="00000000" w:rsidP="00000000" w:rsidRDefault="00000000" w:rsidRPr="00000000" w14:paraId="00000114">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15">
      <w:pPr>
        <w:spacing w:after="240" w:before="240" w:line="360" w:lineRule="auto"/>
        <w:ind w:left="720" w:right="720" w:firstLine="0"/>
        <w:rPr>
          <w:sz w:val="24"/>
          <w:szCs w:val="24"/>
        </w:rPr>
      </w:pPr>
      <w:r w:rsidDel="00000000" w:rsidR="00000000" w:rsidRPr="00000000">
        <w:rPr>
          <w:sz w:val="24"/>
          <w:szCs w:val="24"/>
          <w:rtl w:val="0"/>
        </w:rPr>
        <w:t xml:space="preserve">public class DatabaseManager {</w:t>
      </w:r>
    </w:p>
    <w:p w:rsidR="00000000" w:rsidDel="00000000" w:rsidP="00000000" w:rsidRDefault="00000000" w:rsidRPr="00000000" w14:paraId="00000116">
      <w:pPr>
        <w:spacing w:after="240" w:before="240" w:line="360" w:lineRule="auto"/>
        <w:ind w:left="720" w:right="720" w:firstLine="0"/>
        <w:rPr>
          <w:sz w:val="24"/>
          <w:szCs w:val="24"/>
        </w:rPr>
      </w:pPr>
      <w:r w:rsidDel="00000000" w:rsidR="00000000" w:rsidRPr="00000000">
        <w:rPr>
          <w:sz w:val="24"/>
          <w:szCs w:val="24"/>
          <w:rtl w:val="0"/>
        </w:rPr>
        <w:t xml:space="preserve">    private static final String DB_FILE = "resume_skill_gap.db";</w:t>
      </w:r>
    </w:p>
    <w:p w:rsidR="00000000" w:rsidDel="00000000" w:rsidP="00000000" w:rsidRDefault="00000000" w:rsidRPr="00000000" w14:paraId="00000117">
      <w:pPr>
        <w:spacing w:after="240" w:before="240" w:line="360" w:lineRule="auto"/>
        <w:ind w:left="720" w:right="720" w:firstLine="0"/>
        <w:rPr>
          <w:sz w:val="24"/>
          <w:szCs w:val="24"/>
        </w:rPr>
      </w:pPr>
      <w:r w:rsidDel="00000000" w:rsidR="00000000" w:rsidRPr="00000000">
        <w:rPr>
          <w:sz w:val="24"/>
          <w:szCs w:val="24"/>
          <w:rtl w:val="0"/>
        </w:rPr>
        <w:t xml:space="preserve">    private static final String URL = "jdbc:sqlite:" + DB_FILE;</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609601</wp:posOffset>
                </wp:positionH>
                <wp:positionV relativeFrom="page">
                  <wp:posOffset>287338</wp:posOffset>
                </wp:positionV>
                <wp:extent cx="6553200" cy="9496425"/>
                <wp:effectExtent b="0" l="0" r="0" t="0"/>
                <wp:wrapNone/>
                <wp:docPr id="171" name=""/>
                <a:graphic>
                  <a:graphicData uri="http://schemas.microsoft.com/office/word/2010/wordprocessingShape">
                    <wps:wsp>
                      <wps:cNvSpPr/>
                      <wps:cNvPr id="51" name="Shape 51"/>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609601</wp:posOffset>
                </wp:positionH>
                <wp:positionV relativeFrom="page">
                  <wp:posOffset>287338</wp:posOffset>
                </wp:positionV>
                <wp:extent cx="6553200" cy="9496425"/>
                <wp:effectExtent b="0" l="0" r="0" t="0"/>
                <wp:wrapNone/>
                <wp:docPr id="171"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6553200" cy="94964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8">
      <w:pPr>
        <w:spacing w:after="240" w:before="240" w:line="360" w:lineRule="auto"/>
        <w:ind w:left="720" w:right="720" w:firstLine="0"/>
        <w:rPr>
          <w:sz w:val="24"/>
          <w:szCs w:val="24"/>
        </w:rPr>
      </w:pPr>
      <w:r w:rsidDel="00000000" w:rsidR="00000000" w:rsidRPr="00000000">
        <w:rPr>
          <w:sz w:val="24"/>
          <w:szCs w:val="24"/>
          <w:rtl w:val="0"/>
        </w:rPr>
        <w:t xml:space="preserve">     public DatabaseManager() {</w:t>
      </w:r>
    </w:p>
    <w:p w:rsidR="00000000" w:rsidDel="00000000" w:rsidP="00000000" w:rsidRDefault="00000000" w:rsidRPr="00000000" w14:paraId="00000119">
      <w:pPr>
        <w:spacing w:after="240" w:before="240" w:line="360" w:lineRule="auto"/>
        <w:ind w:left="720" w:right="720" w:firstLine="0"/>
        <w:rPr>
          <w:sz w:val="24"/>
          <w:szCs w:val="24"/>
        </w:rPr>
      </w:pPr>
      <w:r w:rsidDel="00000000" w:rsidR="00000000" w:rsidRPr="00000000">
        <w:rPr>
          <w:sz w:val="24"/>
          <w:szCs w:val="24"/>
          <w:rtl w:val="0"/>
        </w:rPr>
        <w:t xml:space="preserve">        try {</w:t>
      </w:r>
    </w:p>
    <w:p w:rsidR="00000000" w:rsidDel="00000000" w:rsidP="00000000" w:rsidRDefault="00000000" w:rsidRPr="00000000" w14:paraId="0000011A">
      <w:pPr>
        <w:spacing w:after="240" w:before="240" w:line="360" w:lineRule="auto"/>
        <w:ind w:left="720" w:right="720" w:firstLine="0"/>
        <w:rPr>
          <w:sz w:val="24"/>
          <w:szCs w:val="24"/>
        </w:rPr>
      </w:pPr>
      <w:r w:rsidDel="00000000" w:rsidR="00000000" w:rsidRPr="00000000">
        <w:rPr>
          <w:sz w:val="24"/>
          <w:szCs w:val="24"/>
          <w:rtl w:val="0"/>
        </w:rPr>
        <w:t xml:space="preserve">            Class.forName("org.sqlite.JDBC");</w:t>
      </w:r>
    </w:p>
    <w:p w:rsidR="00000000" w:rsidDel="00000000" w:rsidP="00000000" w:rsidRDefault="00000000" w:rsidRPr="00000000" w14:paraId="0000011B">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ind w:left="720" w:right="720" w:firstLine="0"/>
        <w:rPr>
          <w:sz w:val="24"/>
          <w:szCs w:val="24"/>
        </w:rPr>
      </w:pPr>
      <w:r w:rsidDel="00000000" w:rsidR="00000000" w:rsidRPr="00000000">
        <w:rPr>
          <w:sz w:val="24"/>
          <w:szCs w:val="24"/>
          <w:rtl w:val="0"/>
        </w:rPr>
        <w:t xml:space="preserve">            System.out.println("SQLite driver loaded successfully.");</w:t>
      </w:r>
    </w:p>
    <w:p w:rsidR="00000000" w:rsidDel="00000000" w:rsidP="00000000" w:rsidRDefault="00000000" w:rsidRPr="00000000" w14:paraId="0000011D">
      <w:pPr>
        <w:spacing w:after="240" w:before="240" w:line="360" w:lineRule="auto"/>
        <w:ind w:left="720" w:right="720" w:firstLine="0"/>
        <w:rPr>
          <w:sz w:val="24"/>
          <w:szCs w:val="24"/>
        </w:rPr>
      </w:pPr>
      <w:r w:rsidDel="00000000" w:rsidR="00000000" w:rsidRPr="00000000">
        <w:rPr>
          <w:sz w:val="24"/>
          <w:szCs w:val="24"/>
          <w:rtl w:val="0"/>
        </w:rPr>
        <w:t xml:space="preserve">            System.out.println("Database location: " + new  File(DB_FILE).getAbsolutePath());</w:t>
      </w:r>
    </w:p>
    <w:p w:rsidR="00000000" w:rsidDel="00000000" w:rsidP="00000000" w:rsidRDefault="00000000" w:rsidRPr="00000000" w14:paraId="0000011E">
      <w:pPr>
        <w:spacing w:after="240" w:before="240" w:line="360" w:lineRule="auto"/>
        <w:ind w:left="720" w:right="720" w:firstLine="0"/>
        <w:rPr>
          <w:sz w:val="24"/>
          <w:szCs w:val="24"/>
        </w:rPr>
      </w:pPr>
      <w:r w:rsidDel="00000000" w:rsidR="00000000" w:rsidRPr="00000000">
        <w:rPr>
          <w:sz w:val="24"/>
          <w:szCs w:val="24"/>
          <w:rtl w:val="0"/>
        </w:rPr>
        <w:t xml:space="preserve">            createTable();</w:t>
      </w:r>
    </w:p>
    <w:p w:rsidR="00000000" w:rsidDel="00000000" w:rsidP="00000000" w:rsidRDefault="00000000" w:rsidRPr="00000000" w14:paraId="0000011F">
      <w:pPr>
        <w:spacing w:after="240" w:before="240" w:line="360" w:lineRule="auto"/>
        <w:ind w:left="720" w:right="720" w:firstLine="0"/>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120">
      <w:pPr>
        <w:spacing w:after="240" w:before="240" w:line="360" w:lineRule="auto"/>
        <w:ind w:left="720" w:right="720"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21">
      <w:pPr>
        <w:spacing w:after="240" w:before="240" w:line="360" w:lineRule="auto"/>
        <w:ind w:left="720" w:right="720" w:firstLine="0"/>
        <w:rPr>
          <w:sz w:val="24"/>
          <w:szCs w:val="24"/>
        </w:rPr>
      </w:pPr>
      <w:r w:rsidDel="00000000" w:rsidR="00000000" w:rsidRPr="00000000">
        <w:rPr>
          <w:sz w:val="24"/>
          <w:szCs w:val="24"/>
          <w:rtl w:val="0"/>
        </w:rPr>
        <w:t xml:space="preserve">                    "Database initialization failed:"</w:t>
      </w:r>
    </w:p>
    <w:p w:rsidR="00000000" w:rsidDel="00000000" w:rsidP="00000000" w:rsidRDefault="00000000" w:rsidRPr="00000000" w14:paraId="00000122">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3">
      <w:pPr>
        <w:spacing w:after="240" w:before="240" w:line="360" w:lineRule="auto"/>
        <w:ind w:left="720" w:right="720" w:firstLine="0"/>
        <w:rPr>
          <w:sz w:val="24"/>
          <w:szCs w:val="24"/>
        </w:rPr>
      </w:pPr>
      <w:r w:rsidDel="00000000" w:rsidR="00000000" w:rsidRPr="00000000">
        <w:rPr>
          <w:sz w:val="24"/>
          <w:szCs w:val="24"/>
          <w:rtl w:val="0"/>
        </w:rPr>
        <w:t xml:space="preserve">            e.printStackTrace();</w:t>
      </w:r>
    </w:p>
    <w:p w:rsidR="00000000" w:rsidDel="00000000" w:rsidP="00000000" w:rsidRDefault="00000000" w:rsidRPr="00000000" w14:paraId="00000124">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5">
      <w:pPr>
        <w:spacing w:after="240" w:before="240" w:line="360" w:lineRule="auto"/>
        <w:ind w:left="720" w:right="720" w:firstLine="0"/>
        <w:rPr>
          <w:sz w:val="24"/>
          <w:szCs w:val="24"/>
        </w:rPr>
      </w:pPr>
      <w:r w:rsidDel="00000000" w:rsidR="00000000" w:rsidRPr="00000000">
        <w:rPr>
          <w:sz w:val="24"/>
          <w:szCs w:val="24"/>
          <w:rtl w:val="0"/>
        </w:rPr>
        <w:t xml:space="preserve">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609601</wp:posOffset>
                </wp:positionH>
                <wp:positionV relativeFrom="page">
                  <wp:posOffset>287338</wp:posOffset>
                </wp:positionV>
                <wp:extent cx="6553200" cy="9391650"/>
                <wp:effectExtent b="0" l="0" r="0" t="0"/>
                <wp:wrapNone/>
                <wp:docPr id="172" name=""/>
                <a:graphic>
                  <a:graphicData uri="http://schemas.microsoft.com/office/word/2010/wordprocessingShape">
                    <wps:wsp>
                      <wps:cNvSpPr/>
                      <wps:cNvPr id="52" name="Shape 52"/>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609601</wp:posOffset>
                </wp:positionH>
                <wp:positionV relativeFrom="page">
                  <wp:posOffset>287338</wp:posOffset>
                </wp:positionV>
                <wp:extent cx="6553200" cy="9391650"/>
                <wp:effectExtent b="0" l="0" r="0" t="0"/>
                <wp:wrapNone/>
                <wp:docPr id="172"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6553200" cy="9391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6">
      <w:pPr>
        <w:spacing w:after="240" w:before="240" w:line="360" w:lineRule="auto"/>
        <w:ind w:left="720" w:right="720" w:firstLine="0"/>
        <w:rPr>
          <w:sz w:val="24"/>
          <w:szCs w:val="24"/>
        </w:rPr>
      </w:pPr>
      <w:r w:rsidDel="00000000" w:rsidR="00000000" w:rsidRPr="00000000">
        <w:rPr>
          <w:sz w:val="24"/>
          <w:szCs w:val="24"/>
          <w:rtl w:val="0"/>
        </w:rPr>
        <w:t xml:space="preserve">    private Connection connect() throws Exception {</w:t>
      </w:r>
    </w:p>
    <w:p w:rsidR="00000000" w:rsidDel="00000000" w:rsidP="00000000" w:rsidRDefault="00000000" w:rsidRPr="00000000" w14:paraId="00000127">
      <w:pPr>
        <w:spacing w:after="240" w:before="240" w:line="360" w:lineRule="auto"/>
        <w:ind w:left="720" w:right="720" w:firstLine="0"/>
        <w:rPr>
          <w:sz w:val="24"/>
          <w:szCs w:val="24"/>
        </w:rPr>
      </w:pPr>
      <w:r w:rsidDel="00000000" w:rsidR="00000000" w:rsidRPr="00000000">
        <w:rPr>
          <w:sz w:val="24"/>
          <w:szCs w:val="24"/>
          <w:rtl w:val="0"/>
        </w:rPr>
        <w:t xml:space="preserve">        return DriverManager.getConnection(URL);</w:t>
      </w:r>
    </w:p>
    <w:p w:rsidR="00000000" w:rsidDel="00000000" w:rsidP="00000000" w:rsidRDefault="00000000" w:rsidRPr="00000000" w14:paraId="00000128">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9">
      <w:pPr>
        <w:spacing w:after="240" w:before="240" w:line="360" w:lineRule="auto"/>
        <w:ind w:left="720" w:right="720" w:firstLine="0"/>
        <w:rPr>
          <w:sz w:val="24"/>
          <w:szCs w:val="24"/>
        </w:rPr>
      </w:pPr>
      <w:r w:rsidDel="00000000" w:rsidR="00000000" w:rsidRPr="00000000">
        <w:rPr>
          <w:sz w:val="24"/>
          <w:szCs w:val="24"/>
          <w:rtl w:val="0"/>
        </w:rPr>
        <w:t xml:space="preserve">    private void createTable() throws Exception {</w:t>
      </w:r>
    </w:p>
    <w:p w:rsidR="00000000" w:rsidDel="00000000" w:rsidP="00000000" w:rsidRDefault="00000000" w:rsidRPr="00000000" w14:paraId="0000012A">
      <w:pPr>
        <w:spacing w:after="240" w:before="240" w:line="360" w:lineRule="auto"/>
        <w:ind w:left="720" w:right="720" w:firstLine="0"/>
        <w:rPr>
          <w:sz w:val="24"/>
          <w:szCs w:val="24"/>
        </w:rPr>
      </w:pPr>
      <w:r w:rsidDel="00000000" w:rsidR="00000000" w:rsidRPr="00000000">
        <w:rPr>
          <w:sz w:val="24"/>
          <w:szCs w:val="24"/>
          <w:rtl w:val="0"/>
        </w:rPr>
        <w:t xml:space="preserve">        String sql =</w:t>
      </w:r>
    </w:p>
    <w:p w:rsidR="00000000" w:rsidDel="00000000" w:rsidP="00000000" w:rsidRDefault="00000000" w:rsidRPr="00000000" w14:paraId="0000012B">
      <w:pPr>
        <w:spacing w:after="240" w:before="240" w:line="360" w:lineRule="auto"/>
        <w:ind w:left="720" w:right="720" w:firstLine="0"/>
        <w:rPr>
          <w:sz w:val="24"/>
          <w:szCs w:val="24"/>
        </w:rPr>
      </w:pPr>
      <w:r w:rsidDel="00000000" w:rsidR="00000000" w:rsidRPr="00000000">
        <w:rPr>
          <w:sz w:val="24"/>
          <w:szCs w:val="24"/>
          <w:rtl w:val="0"/>
        </w:rPr>
        <w:t xml:space="preserve">                "CREATE TABLE IF NOT EXISTS analysis_results (" +</w:t>
      </w:r>
    </w:p>
    <w:p w:rsidR="00000000" w:rsidDel="00000000" w:rsidP="00000000" w:rsidRDefault="00000000" w:rsidRPr="00000000" w14:paraId="0000012C">
      <w:pPr>
        <w:spacing w:after="240" w:before="240" w:line="360" w:lineRule="auto"/>
        <w:ind w:left="720" w:right="720" w:firstLine="0"/>
        <w:rPr>
          <w:sz w:val="24"/>
          <w:szCs w:val="24"/>
        </w:rPr>
      </w:pPr>
      <w:r w:rsidDel="00000000" w:rsidR="00000000" w:rsidRPr="00000000">
        <w:rPr>
          <w:sz w:val="24"/>
          <w:szCs w:val="24"/>
          <w:rtl w:val="0"/>
        </w:rPr>
        <w:t xml:space="preserve">                "id INTEGER PRIMARY KEY AUTOINCREMENT, " +</w:t>
      </w:r>
    </w:p>
    <w:p w:rsidR="00000000" w:rsidDel="00000000" w:rsidP="00000000" w:rsidRDefault="00000000" w:rsidRPr="00000000" w14:paraId="0000012D">
      <w:pPr>
        <w:spacing w:after="240" w:before="240" w:line="360" w:lineRule="auto"/>
        <w:ind w:left="720" w:right="720" w:firstLine="0"/>
        <w:rPr>
          <w:sz w:val="24"/>
          <w:szCs w:val="24"/>
        </w:rPr>
      </w:pPr>
      <w:r w:rsidDel="00000000" w:rsidR="00000000" w:rsidRPr="00000000">
        <w:rPr>
          <w:sz w:val="24"/>
          <w:szCs w:val="24"/>
          <w:rtl w:val="0"/>
        </w:rPr>
        <w:t xml:space="preserve">                "name TEXT NOT NULL, " +</w:t>
      </w:r>
    </w:p>
    <w:p w:rsidR="00000000" w:rsidDel="00000000" w:rsidP="00000000" w:rsidRDefault="00000000" w:rsidRPr="00000000" w14:paraId="0000012E">
      <w:pPr>
        <w:spacing w:after="240" w:before="240" w:line="360" w:lineRule="auto"/>
        <w:ind w:left="720" w:right="720" w:firstLine="0"/>
        <w:rPr>
          <w:sz w:val="24"/>
          <w:szCs w:val="24"/>
        </w:rPr>
      </w:pPr>
      <w:r w:rsidDel="00000000" w:rsidR="00000000" w:rsidRPr="00000000">
        <w:rPr>
          <w:sz w:val="24"/>
          <w:szCs w:val="24"/>
          <w:rtl w:val="0"/>
        </w:rPr>
        <w:t xml:space="preserve">                "target_role TEXT NOT NULL, " +</w:t>
      </w:r>
    </w:p>
    <w:p w:rsidR="00000000" w:rsidDel="00000000" w:rsidP="00000000" w:rsidRDefault="00000000" w:rsidRPr="00000000" w14:paraId="0000012F">
      <w:pPr>
        <w:spacing w:after="240" w:before="240" w:line="360" w:lineRule="auto"/>
        <w:ind w:left="720" w:right="720" w:firstLine="0"/>
        <w:rPr>
          <w:sz w:val="24"/>
          <w:szCs w:val="24"/>
        </w:rPr>
      </w:pPr>
      <w:r w:rsidDel="00000000" w:rsidR="00000000" w:rsidRPr="00000000">
        <w:rPr>
          <w:sz w:val="24"/>
          <w:szCs w:val="24"/>
          <w:rtl w:val="0"/>
        </w:rPr>
        <w:t xml:space="preserve">                "matching_skills TEXT, " +</w:t>
      </w:r>
    </w:p>
    <w:p w:rsidR="00000000" w:rsidDel="00000000" w:rsidP="00000000" w:rsidRDefault="00000000" w:rsidRPr="00000000" w14:paraId="00000130">
      <w:pPr>
        <w:spacing w:after="240" w:before="240" w:line="360" w:lineRule="auto"/>
        <w:ind w:left="720" w:right="720" w:firstLine="0"/>
        <w:rPr>
          <w:sz w:val="24"/>
          <w:szCs w:val="24"/>
        </w:rPr>
      </w:pPr>
      <w:r w:rsidDel="00000000" w:rsidR="00000000" w:rsidRPr="00000000">
        <w:rPr>
          <w:sz w:val="24"/>
          <w:szCs w:val="24"/>
          <w:rtl w:val="0"/>
        </w:rPr>
        <w:t xml:space="preserve">                "missing_skills TEXT, " +</w:t>
      </w:r>
    </w:p>
    <w:p w:rsidR="00000000" w:rsidDel="00000000" w:rsidP="00000000" w:rsidRDefault="00000000" w:rsidRPr="00000000" w14:paraId="00000131">
      <w:pPr>
        <w:spacing w:after="240" w:before="240" w:line="360" w:lineRule="auto"/>
        <w:ind w:left="720" w:right="720" w:firstLine="0"/>
        <w:rPr>
          <w:sz w:val="24"/>
          <w:szCs w:val="24"/>
        </w:rPr>
      </w:pPr>
      <w:r w:rsidDel="00000000" w:rsidR="00000000" w:rsidRPr="00000000">
        <w:rPr>
          <w:sz w:val="24"/>
          <w:szCs w:val="24"/>
          <w:rtl w:val="0"/>
        </w:rPr>
        <w:t xml:space="preserve">                "match_percentage REAL)";</w:t>
      </w:r>
    </w:p>
    <w:p w:rsidR="00000000" w:rsidDel="00000000" w:rsidP="00000000" w:rsidRDefault="00000000" w:rsidRPr="00000000" w14:paraId="00000132">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33">
      <w:pPr>
        <w:spacing w:after="240" w:before="240" w:line="360" w:lineRule="auto"/>
        <w:ind w:left="720" w:right="720" w:firstLine="0"/>
        <w:rPr>
          <w:sz w:val="24"/>
          <w:szCs w:val="24"/>
        </w:rPr>
      </w:pPr>
      <w:r w:rsidDel="00000000" w:rsidR="00000000" w:rsidRPr="00000000">
        <w:rPr>
          <w:sz w:val="24"/>
          <w:szCs w:val="24"/>
          <w:rtl w:val="0"/>
        </w:rPr>
        <w:t xml:space="preserve">        try (Connection connection = connect();</w:t>
      </w:r>
    </w:p>
    <w:p w:rsidR="00000000" w:rsidDel="00000000" w:rsidP="00000000" w:rsidRDefault="00000000" w:rsidRPr="00000000" w14:paraId="00000134">
      <w:pPr>
        <w:spacing w:after="240" w:before="240" w:line="360" w:lineRule="auto"/>
        <w:ind w:left="720" w:right="720" w:firstLine="0"/>
        <w:rPr>
          <w:sz w:val="24"/>
          <w:szCs w:val="24"/>
        </w:rPr>
      </w:pPr>
      <w:r w:rsidDel="00000000" w:rsidR="00000000" w:rsidRPr="00000000">
        <w:rPr>
          <w:sz w:val="24"/>
          <w:szCs w:val="24"/>
          <w:rtl w:val="0"/>
        </w:rPr>
        <w:t xml:space="preserve">             PreparedStatement statement =</w:t>
      </w:r>
    </w:p>
    <w:p w:rsidR="00000000" w:rsidDel="00000000" w:rsidP="00000000" w:rsidRDefault="00000000" w:rsidRPr="00000000" w14:paraId="00000135">
      <w:pPr>
        <w:spacing w:after="240" w:before="240" w:line="360" w:lineRule="auto"/>
        <w:ind w:left="720" w:right="720" w:firstLine="0"/>
        <w:rPr>
          <w:sz w:val="24"/>
          <w:szCs w:val="24"/>
        </w:rPr>
      </w:pPr>
      <w:r w:rsidDel="00000000" w:rsidR="00000000" w:rsidRPr="00000000">
        <w:rPr>
          <w:sz w:val="24"/>
          <w:szCs w:val="24"/>
          <w:rtl w:val="0"/>
        </w:rPr>
        <w:t xml:space="preserve">                     connection.prepareStatement(sql)) {</w:t>
      </w:r>
    </w:p>
    <w:p w:rsidR="00000000" w:rsidDel="00000000" w:rsidP="00000000" w:rsidRDefault="00000000" w:rsidRPr="00000000" w14:paraId="00000136">
      <w:pPr>
        <w:spacing w:after="240" w:before="240" w:line="360" w:lineRule="auto"/>
        <w:ind w:left="720" w:right="720" w:firstLine="0"/>
        <w:rPr>
          <w:sz w:val="24"/>
          <w:szCs w:val="24"/>
        </w:rPr>
      </w:pPr>
      <w:r w:rsidDel="00000000" w:rsidR="00000000" w:rsidRPr="00000000">
        <w:rPr>
          <w:sz w:val="24"/>
          <w:szCs w:val="24"/>
          <w:rtl w:val="0"/>
        </w:rPr>
        <w:t xml:space="preserve">            statement.executeUpdate();</w:t>
      </w:r>
    </w:p>
    <w:p w:rsidR="00000000" w:rsidDel="00000000" w:rsidP="00000000" w:rsidRDefault="00000000" w:rsidRPr="00000000" w14:paraId="00000137">
      <w:pPr>
        <w:spacing w:after="240" w:before="240" w:line="360" w:lineRule="auto"/>
        <w:ind w:left="720" w:right="720"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609601</wp:posOffset>
                </wp:positionH>
                <wp:positionV relativeFrom="page">
                  <wp:posOffset>287338</wp:posOffset>
                </wp:positionV>
                <wp:extent cx="6553200" cy="9418637"/>
                <wp:effectExtent b="0" l="0" r="0" t="0"/>
                <wp:wrapNone/>
                <wp:docPr id="169" name=""/>
                <a:graphic>
                  <a:graphicData uri="http://schemas.microsoft.com/office/word/2010/wordprocessingShape">
                    <wps:wsp>
                      <wps:cNvSpPr/>
                      <wps:cNvPr id="49" name="Shape 49"/>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609601</wp:posOffset>
                </wp:positionH>
                <wp:positionV relativeFrom="page">
                  <wp:posOffset>287338</wp:posOffset>
                </wp:positionV>
                <wp:extent cx="6553200" cy="9418637"/>
                <wp:effectExtent b="0" l="0" r="0" t="0"/>
                <wp:wrapNone/>
                <wp:docPr id="169"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6553200" cy="9418637"/>
                        </a:xfrm>
                        <a:prstGeom prst="rect"/>
                        <a:ln/>
                      </pic:spPr>
                    </pic:pic>
                  </a:graphicData>
                </a:graphic>
              </wp:anchor>
            </w:drawing>
          </mc:Fallback>
        </mc:AlternateContent>
      </w:r>
      <w:r w:rsidDel="00000000" w:rsidR="00000000" w:rsidRPr="00000000">
        <w:rPr>
          <w:sz w:val="24"/>
          <w:szCs w:val="24"/>
          <w:rtl w:val="0"/>
        </w:rPr>
        <w:t xml:space="preserve">            System.out.println(</w:t>
      </w:r>
    </w:p>
    <w:p w:rsidR="00000000" w:rsidDel="00000000" w:rsidP="00000000" w:rsidRDefault="00000000" w:rsidRPr="00000000" w14:paraId="00000138">
      <w:pPr>
        <w:spacing w:after="240" w:before="240" w:line="360" w:lineRule="auto"/>
        <w:ind w:left="720" w:right="720" w:firstLine="0"/>
        <w:rPr>
          <w:sz w:val="24"/>
          <w:szCs w:val="24"/>
        </w:rPr>
      </w:pPr>
      <w:r w:rsidDel="00000000" w:rsidR="00000000" w:rsidRPr="00000000">
        <w:rPr>
          <w:sz w:val="24"/>
          <w:szCs w:val="24"/>
          <w:rtl w:val="0"/>
        </w:rPr>
        <w:t xml:space="preserve">                    "Database table created/verified successfully."</w:t>
      </w:r>
    </w:p>
    <w:p w:rsidR="00000000" w:rsidDel="00000000" w:rsidP="00000000" w:rsidRDefault="00000000" w:rsidRPr="00000000" w14:paraId="00000139">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3A">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3B">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3C">
      <w:pPr>
        <w:spacing w:after="240" w:before="240" w:line="360" w:lineRule="auto"/>
        <w:ind w:left="720" w:right="720" w:firstLine="0"/>
        <w:rPr>
          <w:sz w:val="24"/>
          <w:szCs w:val="24"/>
        </w:rPr>
      </w:pPr>
      <w:r w:rsidDel="00000000" w:rsidR="00000000" w:rsidRPr="00000000">
        <w:rPr>
          <w:sz w:val="24"/>
          <w:szCs w:val="24"/>
          <w:rtl w:val="0"/>
        </w:rPr>
        <w:t xml:space="preserve">    public boolean saveResult(</w:t>
      </w:r>
    </w:p>
    <w:p w:rsidR="00000000" w:rsidDel="00000000" w:rsidP="00000000" w:rsidRDefault="00000000" w:rsidRPr="00000000" w14:paraId="0000013D">
      <w:pPr>
        <w:spacing w:after="240" w:before="240" w:line="360" w:lineRule="auto"/>
        <w:ind w:left="720" w:right="720" w:firstLine="0"/>
        <w:rPr>
          <w:sz w:val="24"/>
          <w:szCs w:val="24"/>
        </w:rPr>
      </w:pPr>
      <w:r w:rsidDel="00000000" w:rsidR="00000000" w:rsidRPr="00000000">
        <w:rPr>
          <w:sz w:val="24"/>
          <w:szCs w:val="24"/>
          <w:rtl w:val="0"/>
        </w:rPr>
        <w:t xml:space="preserve">            String name,</w:t>
      </w:r>
    </w:p>
    <w:p w:rsidR="00000000" w:rsidDel="00000000" w:rsidP="00000000" w:rsidRDefault="00000000" w:rsidRPr="00000000" w14:paraId="0000013E">
      <w:pPr>
        <w:spacing w:after="240" w:before="240" w:line="360" w:lineRule="auto"/>
        <w:ind w:left="720" w:right="720" w:firstLine="0"/>
        <w:rPr>
          <w:sz w:val="24"/>
          <w:szCs w:val="24"/>
        </w:rPr>
      </w:pPr>
      <w:r w:rsidDel="00000000" w:rsidR="00000000" w:rsidRPr="00000000">
        <w:rPr>
          <w:sz w:val="24"/>
          <w:szCs w:val="24"/>
          <w:rtl w:val="0"/>
        </w:rPr>
        <w:t xml:space="preserve">            String targetRole,</w:t>
      </w:r>
    </w:p>
    <w:p w:rsidR="00000000" w:rsidDel="00000000" w:rsidP="00000000" w:rsidRDefault="00000000" w:rsidRPr="00000000" w14:paraId="0000013F">
      <w:pPr>
        <w:spacing w:after="240" w:before="240" w:line="360" w:lineRule="auto"/>
        <w:ind w:left="720" w:right="720" w:firstLine="0"/>
        <w:rPr>
          <w:sz w:val="24"/>
          <w:szCs w:val="24"/>
        </w:rPr>
      </w:pPr>
      <w:r w:rsidDel="00000000" w:rsidR="00000000" w:rsidRPr="00000000">
        <w:rPr>
          <w:sz w:val="24"/>
          <w:szCs w:val="24"/>
          <w:rtl w:val="0"/>
        </w:rPr>
        <w:t xml:space="preserve">            List&lt;String&gt; matchingSkills,</w:t>
      </w:r>
    </w:p>
    <w:p w:rsidR="00000000" w:rsidDel="00000000" w:rsidP="00000000" w:rsidRDefault="00000000" w:rsidRPr="00000000" w14:paraId="00000140">
      <w:pPr>
        <w:spacing w:after="240" w:before="240" w:line="360" w:lineRule="auto"/>
        <w:ind w:left="720" w:right="720" w:firstLine="0"/>
        <w:rPr>
          <w:sz w:val="24"/>
          <w:szCs w:val="24"/>
        </w:rPr>
      </w:pPr>
      <w:r w:rsidDel="00000000" w:rsidR="00000000" w:rsidRPr="00000000">
        <w:rPr>
          <w:sz w:val="24"/>
          <w:szCs w:val="24"/>
          <w:rtl w:val="0"/>
        </w:rPr>
        <w:t xml:space="preserve">            List&lt;String&gt; missingSkills,</w:t>
      </w:r>
    </w:p>
    <w:p w:rsidR="00000000" w:rsidDel="00000000" w:rsidP="00000000" w:rsidRDefault="00000000" w:rsidRPr="00000000" w14:paraId="00000141">
      <w:pPr>
        <w:spacing w:after="240" w:before="240" w:line="360" w:lineRule="auto"/>
        <w:ind w:left="720" w:right="720" w:firstLine="0"/>
        <w:rPr>
          <w:sz w:val="24"/>
          <w:szCs w:val="24"/>
        </w:rPr>
      </w:pPr>
      <w:r w:rsidDel="00000000" w:rsidR="00000000" w:rsidRPr="00000000">
        <w:rPr>
          <w:sz w:val="24"/>
          <w:szCs w:val="24"/>
          <w:rtl w:val="0"/>
        </w:rPr>
        <w:t xml:space="preserve">            double matchPercentage) {</w:t>
      </w:r>
    </w:p>
    <w:p w:rsidR="00000000" w:rsidDel="00000000" w:rsidP="00000000" w:rsidRDefault="00000000" w:rsidRPr="00000000" w14:paraId="00000142">
      <w:pPr>
        <w:spacing w:after="240" w:before="240" w:line="360" w:lineRule="auto"/>
        <w:ind w:left="720" w:right="720" w:firstLine="0"/>
        <w:rPr>
          <w:sz w:val="24"/>
          <w:szCs w:val="24"/>
        </w:rPr>
      </w:pPr>
      <w:r w:rsidDel="00000000" w:rsidR="00000000" w:rsidRPr="00000000">
        <w:rPr>
          <w:sz w:val="24"/>
          <w:szCs w:val="24"/>
          <w:rtl w:val="0"/>
        </w:rPr>
        <w:t xml:space="preserve">        String sql =</w:t>
      </w:r>
    </w:p>
    <w:p w:rsidR="00000000" w:rsidDel="00000000" w:rsidP="00000000" w:rsidRDefault="00000000" w:rsidRPr="00000000" w14:paraId="00000143">
      <w:pPr>
        <w:spacing w:after="240" w:before="240" w:line="360" w:lineRule="auto"/>
        <w:ind w:left="720" w:right="720" w:firstLine="0"/>
        <w:rPr>
          <w:sz w:val="24"/>
          <w:szCs w:val="24"/>
        </w:rPr>
      </w:pPr>
      <w:r w:rsidDel="00000000" w:rsidR="00000000" w:rsidRPr="00000000">
        <w:rPr>
          <w:sz w:val="24"/>
          <w:szCs w:val="24"/>
          <w:rtl w:val="0"/>
        </w:rPr>
        <w:t xml:space="preserve">                "INSERT INTO analysis_results " +</w:t>
      </w:r>
    </w:p>
    <w:p w:rsidR="00000000" w:rsidDel="00000000" w:rsidP="00000000" w:rsidRDefault="00000000" w:rsidRPr="00000000" w14:paraId="00000144">
      <w:pPr>
        <w:spacing w:after="240" w:before="240" w:line="360" w:lineRule="auto"/>
        <w:ind w:left="720" w:right="720" w:firstLine="0"/>
        <w:rPr>
          <w:sz w:val="24"/>
          <w:szCs w:val="24"/>
        </w:rPr>
      </w:pPr>
      <w:r w:rsidDel="00000000" w:rsidR="00000000" w:rsidRPr="00000000">
        <w:rPr>
          <w:sz w:val="24"/>
          <w:szCs w:val="24"/>
          <w:rtl w:val="0"/>
        </w:rPr>
        <w:t xml:space="preserve">                "(name, target_role, matching_skills, " +</w:t>
      </w:r>
    </w:p>
    <w:p w:rsidR="00000000" w:rsidDel="00000000" w:rsidP="00000000" w:rsidRDefault="00000000" w:rsidRPr="00000000" w14:paraId="00000145">
      <w:pPr>
        <w:spacing w:after="240" w:before="240" w:line="360" w:lineRule="auto"/>
        <w:ind w:left="720" w:right="720" w:firstLine="0"/>
        <w:rPr>
          <w:sz w:val="24"/>
          <w:szCs w:val="24"/>
        </w:rPr>
      </w:pPr>
      <w:r w:rsidDel="00000000" w:rsidR="00000000" w:rsidRPr="00000000">
        <w:rPr>
          <w:sz w:val="24"/>
          <w:szCs w:val="24"/>
          <w:rtl w:val="0"/>
        </w:rPr>
        <w:t xml:space="preserve">                "missing_skills, match_percentage) " +</w:t>
      </w:r>
    </w:p>
    <w:p w:rsidR="00000000" w:rsidDel="00000000" w:rsidP="00000000" w:rsidRDefault="00000000" w:rsidRPr="00000000" w14:paraId="00000146">
      <w:pPr>
        <w:spacing w:after="240" w:before="240" w:line="360" w:lineRule="auto"/>
        <w:ind w:left="720" w:right="720" w:firstLine="0"/>
        <w:rPr>
          <w:sz w:val="24"/>
          <w:szCs w:val="24"/>
        </w:rPr>
      </w:pPr>
      <w:r w:rsidDel="00000000" w:rsidR="00000000" w:rsidRPr="00000000">
        <w:rPr>
          <w:sz w:val="24"/>
          <w:szCs w:val="24"/>
          <w:rtl w:val="0"/>
        </w:rPr>
        <w:t xml:space="preserve">                "VALUES (?, ?, ?, ?, ?)";</w:t>
      </w:r>
    </w:p>
    <w:p w:rsidR="00000000" w:rsidDel="00000000" w:rsidP="00000000" w:rsidRDefault="00000000" w:rsidRPr="00000000" w14:paraId="00000147">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ind w:left="720" w:right="720" w:firstLine="0"/>
        <w:rPr>
          <w:sz w:val="24"/>
          <w:szCs w:val="24"/>
        </w:rPr>
      </w:pPr>
      <w:r w:rsidDel="00000000" w:rsidR="00000000" w:rsidRPr="00000000">
        <w:rPr>
          <w:sz w:val="24"/>
          <w:szCs w:val="24"/>
          <w:rtl w:val="0"/>
        </w:rPr>
        <w:t xml:space="preserve">        try (Connection connection = connect();</w:t>
      </w:r>
    </w:p>
    <w:p w:rsidR="00000000" w:rsidDel="00000000" w:rsidP="00000000" w:rsidRDefault="00000000" w:rsidRPr="00000000" w14:paraId="00000149">
      <w:pPr>
        <w:spacing w:after="240" w:before="240" w:line="360" w:lineRule="auto"/>
        <w:ind w:left="720" w:right="720" w:firstLine="0"/>
        <w:rPr>
          <w:sz w:val="24"/>
          <w:szCs w:val="24"/>
        </w:rPr>
      </w:pPr>
      <w:r w:rsidDel="00000000" w:rsidR="00000000" w:rsidRPr="00000000">
        <w:rPr>
          <w:sz w:val="24"/>
          <w:szCs w:val="24"/>
          <w:rtl w:val="0"/>
        </w:rPr>
        <w:t xml:space="preserve">             PreparedStatement statement =</w:t>
      </w:r>
    </w:p>
    <w:p w:rsidR="00000000" w:rsidDel="00000000" w:rsidP="00000000" w:rsidRDefault="00000000" w:rsidRPr="00000000" w14:paraId="0000014A">
      <w:pPr>
        <w:spacing w:after="240" w:before="240" w:line="360" w:lineRule="auto"/>
        <w:ind w:left="720" w:right="720" w:firstLine="0"/>
        <w:rPr>
          <w:sz w:val="24"/>
          <w:szCs w:val="24"/>
        </w:rPr>
      </w:pPr>
      <w:r w:rsidDel="00000000" w:rsidR="00000000" w:rsidRPr="00000000">
        <w:rPr>
          <w:sz w:val="24"/>
          <w:szCs w:val="24"/>
          <w:rtl w:val="0"/>
        </w:rPr>
        <w:t xml:space="preserve">                     connection.prepareStatement(sql)) {</w:t>
      </w:r>
    </w:p>
    <w:p w:rsidR="00000000" w:rsidDel="00000000" w:rsidP="00000000" w:rsidRDefault="00000000" w:rsidRPr="00000000" w14:paraId="0000014B">
      <w:pPr>
        <w:spacing w:after="240" w:before="240" w:line="360" w:lineRule="auto"/>
        <w:ind w:left="720" w:right="720"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619126</wp:posOffset>
                </wp:positionH>
                <wp:positionV relativeFrom="page">
                  <wp:posOffset>287338</wp:posOffset>
                </wp:positionV>
                <wp:extent cx="6553200" cy="9410700"/>
                <wp:effectExtent b="0" l="0" r="0" t="0"/>
                <wp:wrapNone/>
                <wp:docPr id="170" name=""/>
                <a:graphic>
                  <a:graphicData uri="http://schemas.microsoft.com/office/word/2010/wordprocessingShape">
                    <wps:wsp>
                      <wps:cNvSpPr/>
                      <wps:cNvPr id="50" name="Shape 50"/>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619126</wp:posOffset>
                </wp:positionH>
                <wp:positionV relativeFrom="page">
                  <wp:posOffset>287338</wp:posOffset>
                </wp:positionV>
                <wp:extent cx="6553200" cy="9410700"/>
                <wp:effectExtent b="0" l="0" r="0" t="0"/>
                <wp:wrapNone/>
                <wp:docPr id="170"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6553200" cy="9410700"/>
                        </a:xfrm>
                        <a:prstGeom prst="rect"/>
                        <a:ln/>
                      </pic:spPr>
                    </pic:pic>
                  </a:graphicData>
                </a:graphic>
              </wp:anchor>
            </w:drawing>
          </mc:Fallback>
        </mc:AlternateContent>
      </w:r>
      <w:r w:rsidDel="00000000" w:rsidR="00000000" w:rsidRPr="00000000">
        <w:rPr>
          <w:sz w:val="24"/>
          <w:szCs w:val="24"/>
          <w:rtl w:val="0"/>
        </w:rPr>
        <w:t xml:space="preserve">            statement.setString(1, name);</w:t>
      </w:r>
    </w:p>
    <w:p w:rsidR="00000000" w:rsidDel="00000000" w:rsidP="00000000" w:rsidRDefault="00000000" w:rsidRPr="00000000" w14:paraId="0000014C">
      <w:pPr>
        <w:spacing w:after="240" w:before="240" w:line="360" w:lineRule="auto"/>
        <w:ind w:left="720" w:right="720" w:firstLine="0"/>
        <w:rPr>
          <w:sz w:val="24"/>
          <w:szCs w:val="24"/>
        </w:rPr>
      </w:pPr>
      <w:r w:rsidDel="00000000" w:rsidR="00000000" w:rsidRPr="00000000">
        <w:rPr>
          <w:sz w:val="24"/>
          <w:szCs w:val="24"/>
          <w:rtl w:val="0"/>
        </w:rPr>
        <w:t xml:space="preserve">            statement.setString(2, targetRole);</w:t>
      </w:r>
    </w:p>
    <w:p w:rsidR="00000000" w:rsidDel="00000000" w:rsidP="00000000" w:rsidRDefault="00000000" w:rsidRPr="00000000" w14:paraId="0000014D">
      <w:pPr>
        <w:spacing w:after="240" w:before="240" w:line="360" w:lineRule="auto"/>
        <w:ind w:left="720" w:right="720" w:firstLine="0"/>
        <w:rPr>
          <w:sz w:val="24"/>
          <w:szCs w:val="24"/>
        </w:rPr>
      </w:pPr>
      <w:r w:rsidDel="00000000" w:rsidR="00000000" w:rsidRPr="00000000">
        <w:rPr>
          <w:sz w:val="24"/>
          <w:szCs w:val="24"/>
          <w:rtl w:val="0"/>
        </w:rPr>
        <w:t xml:space="preserve">            statement.setString(</w:t>
      </w:r>
    </w:p>
    <w:p w:rsidR="00000000" w:rsidDel="00000000" w:rsidP="00000000" w:rsidRDefault="00000000" w:rsidRPr="00000000" w14:paraId="0000014E">
      <w:pPr>
        <w:spacing w:after="240" w:before="240" w:line="360" w:lineRule="auto"/>
        <w:ind w:left="720" w:right="720" w:firstLine="0"/>
        <w:rPr>
          <w:sz w:val="24"/>
          <w:szCs w:val="24"/>
        </w:rPr>
      </w:pPr>
      <w:r w:rsidDel="00000000" w:rsidR="00000000" w:rsidRPr="00000000">
        <w:rPr>
          <w:sz w:val="24"/>
          <w:szCs w:val="24"/>
          <w:rtl w:val="0"/>
        </w:rPr>
        <w:t xml:space="preserve">                    3,</w:t>
      </w:r>
    </w:p>
    <w:p w:rsidR="00000000" w:rsidDel="00000000" w:rsidP="00000000" w:rsidRDefault="00000000" w:rsidRPr="00000000" w14:paraId="0000014F">
      <w:pPr>
        <w:spacing w:after="240" w:before="240" w:line="360" w:lineRule="auto"/>
        <w:ind w:left="720" w:right="720" w:firstLine="0"/>
        <w:rPr>
          <w:sz w:val="24"/>
          <w:szCs w:val="24"/>
        </w:rPr>
      </w:pPr>
      <w:r w:rsidDel="00000000" w:rsidR="00000000" w:rsidRPr="00000000">
        <w:rPr>
          <w:sz w:val="24"/>
          <w:szCs w:val="24"/>
          <w:rtl w:val="0"/>
        </w:rPr>
        <w:t xml:space="preserve">                    String.join(", ", matchingSkills)</w:t>
      </w:r>
    </w:p>
    <w:p w:rsidR="00000000" w:rsidDel="00000000" w:rsidP="00000000" w:rsidRDefault="00000000" w:rsidRPr="00000000" w14:paraId="00000150">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51">
      <w:pPr>
        <w:spacing w:after="240" w:before="240" w:line="360" w:lineRule="auto"/>
        <w:ind w:left="720" w:right="720" w:firstLine="0"/>
        <w:rPr>
          <w:sz w:val="24"/>
          <w:szCs w:val="24"/>
        </w:rPr>
      </w:pPr>
      <w:r w:rsidDel="00000000" w:rsidR="00000000" w:rsidRPr="00000000">
        <w:rPr>
          <w:sz w:val="24"/>
          <w:szCs w:val="24"/>
          <w:rtl w:val="0"/>
        </w:rPr>
        <w:t xml:space="preserve">            statement.setString(</w:t>
      </w:r>
    </w:p>
    <w:p w:rsidR="00000000" w:rsidDel="00000000" w:rsidP="00000000" w:rsidRDefault="00000000" w:rsidRPr="00000000" w14:paraId="00000152">
      <w:pPr>
        <w:spacing w:after="240" w:before="240" w:line="360" w:lineRule="auto"/>
        <w:ind w:left="720" w:right="720" w:firstLine="0"/>
        <w:rPr>
          <w:sz w:val="24"/>
          <w:szCs w:val="24"/>
        </w:rPr>
      </w:pPr>
      <w:r w:rsidDel="00000000" w:rsidR="00000000" w:rsidRPr="00000000">
        <w:rPr>
          <w:sz w:val="24"/>
          <w:szCs w:val="24"/>
          <w:rtl w:val="0"/>
        </w:rPr>
        <w:t xml:space="preserve">                    4,</w:t>
      </w:r>
    </w:p>
    <w:p w:rsidR="00000000" w:rsidDel="00000000" w:rsidP="00000000" w:rsidRDefault="00000000" w:rsidRPr="00000000" w14:paraId="00000153">
      <w:pPr>
        <w:spacing w:after="240" w:before="240" w:line="360" w:lineRule="auto"/>
        <w:ind w:left="720" w:right="720" w:firstLine="0"/>
        <w:rPr>
          <w:sz w:val="24"/>
          <w:szCs w:val="24"/>
        </w:rPr>
      </w:pPr>
      <w:r w:rsidDel="00000000" w:rsidR="00000000" w:rsidRPr="00000000">
        <w:rPr>
          <w:sz w:val="24"/>
          <w:szCs w:val="24"/>
          <w:rtl w:val="0"/>
        </w:rPr>
        <w:t xml:space="preserve">                    String.join(", ", missingSkills)</w:t>
      </w:r>
    </w:p>
    <w:p w:rsidR="00000000" w:rsidDel="00000000" w:rsidP="00000000" w:rsidRDefault="00000000" w:rsidRPr="00000000" w14:paraId="00000154">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55">
      <w:pPr>
        <w:spacing w:after="240" w:before="240" w:line="360" w:lineRule="auto"/>
        <w:ind w:left="720" w:right="720" w:firstLine="0"/>
        <w:rPr>
          <w:sz w:val="24"/>
          <w:szCs w:val="24"/>
        </w:rPr>
      </w:pPr>
      <w:r w:rsidDel="00000000" w:rsidR="00000000" w:rsidRPr="00000000">
        <w:rPr>
          <w:sz w:val="24"/>
          <w:szCs w:val="24"/>
          <w:rtl w:val="0"/>
        </w:rPr>
        <w:t xml:space="preserve">            statement.setDouble(</w:t>
      </w:r>
    </w:p>
    <w:p w:rsidR="00000000" w:rsidDel="00000000" w:rsidP="00000000" w:rsidRDefault="00000000" w:rsidRPr="00000000" w14:paraId="00000156">
      <w:pPr>
        <w:spacing w:after="240" w:before="240" w:line="360" w:lineRule="auto"/>
        <w:ind w:left="720" w:right="720" w:firstLine="0"/>
        <w:rPr>
          <w:sz w:val="24"/>
          <w:szCs w:val="24"/>
        </w:rPr>
      </w:pPr>
      <w:r w:rsidDel="00000000" w:rsidR="00000000" w:rsidRPr="00000000">
        <w:rPr>
          <w:sz w:val="24"/>
          <w:szCs w:val="24"/>
          <w:rtl w:val="0"/>
        </w:rPr>
        <w:t xml:space="preserve">                    5,</w:t>
      </w:r>
    </w:p>
    <w:p w:rsidR="00000000" w:rsidDel="00000000" w:rsidP="00000000" w:rsidRDefault="00000000" w:rsidRPr="00000000" w14:paraId="00000157">
      <w:pPr>
        <w:spacing w:after="240" w:before="240" w:line="360" w:lineRule="auto"/>
        <w:ind w:left="720" w:right="720" w:firstLine="0"/>
        <w:rPr>
          <w:sz w:val="24"/>
          <w:szCs w:val="24"/>
        </w:rPr>
      </w:pPr>
      <w:r w:rsidDel="00000000" w:rsidR="00000000" w:rsidRPr="00000000">
        <w:rPr>
          <w:sz w:val="24"/>
          <w:szCs w:val="24"/>
          <w:rtl w:val="0"/>
        </w:rPr>
        <w:t xml:space="preserve">                    matchPercentage</w:t>
      </w:r>
    </w:p>
    <w:p w:rsidR="00000000" w:rsidDel="00000000" w:rsidP="00000000" w:rsidRDefault="00000000" w:rsidRPr="00000000" w14:paraId="00000158">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59">
      <w:pPr>
        <w:spacing w:after="240" w:before="240" w:line="360" w:lineRule="auto"/>
        <w:ind w:left="720" w:right="720" w:firstLine="0"/>
        <w:rPr>
          <w:sz w:val="24"/>
          <w:szCs w:val="24"/>
        </w:rPr>
      </w:pPr>
      <w:r w:rsidDel="00000000" w:rsidR="00000000" w:rsidRPr="00000000">
        <w:rPr>
          <w:sz w:val="24"/>
          <w:szCs w:val="24"/>
          <w:rtl w:val="0"/>
        </w:rPr>
        <w:t xml:space="preserve">            statement.executeUpdate();</w:t>
      </w:r>
    </w:p>
    <w:p w:rsidR="00000000" w:rsidDel="00000000" w:rsidP="00000000" w:rsidRDefault="00000000" w:rsidRPr="00000000" w14:paraId="0000015A">
      <w:pPr>
        <w:spacing w:after="240" w:before="240" w:line="360" w:lineRule="auto"/>
        <w:ind w:left="720" w:right="720" w:firstLine="0"/>
        <w:rPr>
          <w:sz w:val="24"/>
          <w:szCs w:val="24"/>
        </w:rPr>
      </w:pPr>
      <w:r w:rsidDel="00000000" w:rsidR="00000000" w:rsidRPr="00000000">
        <w:rPr>
          <w:sz w:val="24"/>
          <w:szCs w:val="24"/>
          <w:rtl w:val="0"/>
        </w:rPr>
        <w:t xml:space="preserve">            System.out.println("Analysis result saved successfully.");</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553200" cy="9410700"/>
                <wp:effectExtent b="0" l="0" r="0" t="0"/>
                <wp:wrapNone/>
                <wp:docPr id="167" name=""/>
                <a:graphic>
                  <a:graphicData uri="http://schemas.microsoft.com/office/word/2010/wordprocessingShape">
                    <wps:wsp>
                      <wps:cNvSpPr/>
                      <wps:cNvPr id="47" name="Shape 47"/>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553200" cy="9410700"/>
                <wp:effectExtent b="0" l="0" r="0" t="0"/>
                <wp:wrapNone/>
                <wp:docPr id="167"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6553200"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5B">
      <w:pPr>
        <w:spacing w:after="240" w:before="240" w:line="360" w:lineRule="auto"/>
        <w:ind w:left="720" w:right="720" w:firstLine="0"/>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15C">
      <w:pPr>
        <w:spacing w:after="240" w:before="240" w:line="360" w:lineRule="auto"/>
        <w:ind w:left="720" w:right="720" w:firstLine="0"/>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15D">
      <w:pPr>
        <w:spacing w:after="240" w:before="240" w:line="360" w:lineRule="auto"/>
        <w:ind w:left="720" w:right="720" w:firstLine="0"/>
        <w:rPr>
          <w:sz w:val="24"/>
          <w:szCs w:val="24"/>
        </w:rPr>
      </w:pPr>
      <w:r w:rsidDel="00000000" w:rsidR="00000000" w:rsidRPr="00000000">
        <w:rPr>
          <w:sz w:val="24"/>
          <w:szCs w:val="24"/>
          <w:rtl w:val="0"/>
        </w:rPr>
        <w:t xml:space="preserve">            System.out.println("ERROR: Could not save analysis result.");</w:t>
      </w:r>
    </w:p>
    <w:p w:rsidR="00000000" w:rsidDel="00000000" w:rsidP="00000000" w:rsidRDefault="00000000" w:rsidRPr="00000000" w14:paraId="0000015E">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ind w:left="720" w:right="720" w:firstLine="0"/>
        <w:rPr>
          <w:sz w:val="24"/>
          <w:szCs w:val="24"/>
        </w:rPr>
      </w:pPr>
      <w:r w:rsidDel="00000000" w:rsidR="00000000" w:rsidRPr="00000000">
        <w:rPr>
          <w:sz w:val="24"/>
          <w:szCs w:val="24"/>
          <w:rtl w:val="0"/>
        </w:rPr>
        <w:t xml:space="preserve">            e.printStackTrace();</w:t>
      </w:r>
    </w:p>
    <w:p w:rsidR="00000000" w:rsidDel="00000000" w:rsidP="00000000" w:rsidRDefault="00000000" w:rsidRPr="00000000" w14:paraId="00000160">
      <w:pPr>
        <w:spacing w:after="240" w:before="240" w:line="360" w:lineRule="auto"/>
        <w:ind w:left="720" w:right="720" w:firstLine="0"/>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161">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2">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3">
      <w:pPr>
        <w:spacing w:after="240" w:before="240" w:line="360" w:lineRule="auto"/>
        <w:ind w:left="720" w:right="720" w:firstLine="0"/>
        <w:rPr>
          <w:sz w:val="24"/>
          <w:szCs w:val="24"/>
        </w:rPr>
      </w:pPr>
      <w:r w:rsidDel="00000000" w:rsidR="00000000" w:rsidRPr="00000000">
        <w:rPr>
          <w:sz w:val="24"/>
          <w:szCs w:val="24"/>
          <w:rtl w:val="0"/>
        </w:rPr>
        <w:t xml:space="preserve">    public String getPreviousResults() {</w:t>
      </w:r>
    </w:p>
    <w:p w:rsidR="00000000" w:rsidDel="00000000" w:rsidP="00000000" w:rsidRDefault="00000000" w:rsidRPr="00000000" w14:paraId="00000164">
      <w:pPr>
        <w:spacing w:after="240" w:before="240" w:line="360" w:lineRule="auto"/>
        <w:ind w:left="720" w:right="720" w:firstLine="0"/>
        <w:rPr>
          <w:sz w:val="24"/>
          <w:szCs w:val="24"/>
        </w:rPr>
      </w:pPr>
      <w:r w:rsidDel="00000000" w:rsidR="00000000" w:rsidRPr="00000000">
        <w:rPr>
          <w:sz w:val="24"/>
          <w:szCs w:val="24"/>
          <w:rtl w:val="0"/>
        </w:rPr>
        <w:t xml:space="preserve">        StringBuilder results = new StringBuilder();</w:t>
      </w:r>
    </w:p>
    <w:p w:rsidR="00000000" w:rsidDel="00000000" w:rsidP="00000000" w:rsidRDefault="00000000" w:rsidRPr="00000000" w14:paraId="00000165">
      <w:pPr>
        <w:spacing w:after="240" w:before="240" w:line="360" w:lineRule="auto"/>
        <w:ind w:left="720" w:right="720" w:firstLine="0"/>
        <w:rPr>
          <w:sz w:val="24"/>
          <w:szCs w:val="24"/>
        </w:rPr>
      </w:pPr>
      <w:r w:rsidDel="00000000" w:rsidR="00000000" w:rsidRPr="00000000">
        <w:rPr>
          <w:sz w:val="24"/>
          <w:szCs w:val="24"/>
          <w:rtl w:val="0"/>
        </w:rPr>
        <w:t xml:space="preserve">        String sql =</w:t>
      </w:r>
    </w:p>
    <w:p w:rsidR="00000000" w:rsidDel="00000000" w:rsidP="00000000" w:rsidRDefault="00000000" w:rsidRPr="00000000" w14:paraId="00000166">
      <w:pPr>
        <w:spacing w:after="240" w:before="240" w:line="360" w:lineRule="auto"/>
        <w:ind w:left="720" w:right="720" w:firstLine="0"/>
        <w:rPr>
          <w:sz w:val="24"/>
          <w:szCs w:val="24"/>
        </w:rPr>
      </w:pPr>
      <w:r w:rsidDel="00000000" w:rsidR="00000000" w:rsidRPr="00000000">
        <w:rPr>
          <w:sz w:val="24"/>
          <w:szCs w:val="24"/>
          <w:rtl w:val="0"/>
        </w:rPr>
        <w:t xml:space="preserve">                "SELECT * FROM analysis_results " +</w:t>
      </w:r>
    </w:p>
    <w:p w:rsidR="00000000" w:rsidDel="00000000" w:rsidP="00000000" w:rsidRDefault="00000000" w:rsidRPr="00000000" w14:paraId="00000167">
      <w:pPr>
        <w:spacing w:after="240" w:before="240" w:line="360" w:lineRule="auto"/>
        <w:ind w:left="720" w:right="720" w:firstLine="0"/>
        <w:rPr>
          <w:sz w:val="24"/>
          <w:szCs w:val="24"/>
        </w:rPr>
      </w:pPr>
      <w:r w:rsidDel="00000000" w:rsidR="00000000" w:rsidRPr="00000000">
        <w:rPr>
          <w:sz w:val="24"/>
          <w:szCs w:val="24"/>
          <w:rtl w:val="0"/>
        </w:rPr>
        <w:t xml:space="preserve">                "ORDER BY id DESC";</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309225</wp:posOffset>
                </wp:positionV>
                <wp:extent cx="6467475" cy="9410700"/>
                <wp:effectExtent b="0" l="0" r="0" t="0"/>
                <wp:wrapNone/>
                <wp:docPr id="168" name=""/>
                <a:graphic>
                  <a:graphicData uri="http://schemas.microsoft.com/office/word/2010/wordprocessingShape">
                    <wps:wsp>
                      <wps:cNvSpPr/>
                      <wps:cNvPr id="48" name="Shape 48"/>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309225</wp:posOffset>
                </wp:positionV>
                <wp:extent cx="6467475" cy="9410700"/>
                <wp:effectExtent b="0" l="0" r="0" t="0"/>
                <wp:wrapNone/>
                <wp:docPr id="168"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8">
      <w:pPr>
        <w:spacing w:after="240" w:before="240" w:line="360" w:lineRule="auto"/>
        <w:ind w:left="720" w:right="720" w:firstLine="0"/>
        <w:rPr>
          <w:sz w:val="24"/>
          <w:szCs w:val="24"/>
        </w:rPr>
      </w:pPr>
      <w:r w:rsidDel="00000000" w:rsidR="00000000" w:rsidRPr="00000000">
        <w:rPr>
          <w:sz w:val="24"/>
          <w:szCs w:val="24"/>
          <w:rtl w:val="0"/>
        </w:rPr>
        <w:t xml:space="preserve">        try (Connection connection = connect();</w:t>
      </w:r>
    </w:p>
    <w:p w:rsidR="00000000" w:rsidDel="00000000" w:rsidP="00000000" w:rsidRDefault="00000000" w:rsidRPr="00000000" w14:paraId="00000169">
      <w:pPr>
        <w:spacing w:after="240" w:before="240" w:line="360" w:lineRule="auto"/>
        <w:ind w:left="720" w:right="720" w:firstLine="0"/>
        <w:rPr>
          <w:sz w:val="24"/>
          <w:szCs w:val="24"/>
        </w:rPr>
      </w:pPr>
      <w:r w:rsidDel="00000000" w:rsidR="00000000" w:rsidRPr="00000000">
        <w:rPr>
          <w:sz w:val="24"/>
          <w:szCs w:val="24"/>
          <w:rtl w:val="0"/>
        </w:rPr>
        <w:t xml:space="preserve">             PreparedStatement statement =</w:t>
      </w:r>
    </w:p>
    <w:p w:rsidR="00000000" w:rsidDel="00000000" w:rsidP="00000000" w:rsidRDefault="00000000" w:rsidRPr="00000000" w14:paraId="0000016A">
      <w:pPr>
        <w:spacing w:after="240" w:before="240" w:line="360" w:lineRule="auto"/>
        <w:ind w:left="720" w:right="720" w:firstLine="0"/>
        <w:rPr>
          <w:sz w:val="24"/>
          <w:szCs w:val="24"/>
        </w:rPr>
      </w:pPr>
      <w:r w:rsidDel="00000000" w:rsidR="00000000" w:rsidRPr="00000000">
        <w:rPr>
          <w:sz w:val="24"/>
          <w:szCs w:val="24"/>
          <w:rtl w:val="0"/>
        </w:rPr>
        <w:t xml:space="preserve">                     connection.prepareStatement(sql);</w:t>
      </w:r>
    </w:p>
    <w:p w:rsidR="00000000" w:rsidDel="00000000" w:rsidP="00000000" w:rsidRDefault="00000000" w:rsidRPr="00000000" w14:paraId="0000016B">
      <w:pPr>
        <w:spacing w:after="240" w:before="240" w:line="360" w:lineRule="auto"/>
        <w:ind w:left="720" w:right="720" w:firstLine="0"/>
        <w:rPr>
          <w:sz w:val="24"/>
          <w:szCs w:val="24"/>
        </w:rPr>
      </w:pPr>
      <w:r w:rsidDel="00000000" w:rsidR="00000000" w:rsidRPr="00000000">
        <w:rPr>
          <w:sz w:val="24"/>
          <w:szCs w:val="24"/>
          <w:rtl w:val="0"/>
        </w:rPr>
        <w:t xml:space="preserve">             ResultSet resultSet =</w:t>
      </w:r>
    </w:p>
    <w:p w:rsidR="00000000" w:rsidDel="00000000" w:rsidP="00000000" w:rsidRDefault="00000000" w:rsidRPr="00000000" w14:paraId="0000016C">
      <w:pPr>
        <w:spacing w:after="240" w:before="240" w:line="360" w:lineRule="auto"/>
        <w:ind w:left="720" w:right="720" w:firstLine="0"/>
        <w:rPr>
          <w:sz w:val="24"/>
          <w:szCs w:val="24"/>
        </w:rPr>
      </w:pPr>
      <w:r w:rsidDel="00000000" w:rsidR="00000000" w:rsidRPr="00000000">
        <w:rPr>
          <w:sz w:val="24"/>
          <w:szCs w:val="24"/>
          <w:rtl w:val="0"/>
        </w:rPr>
        <w:t xml:space="preserve">                     statement.executeQuery()) {</w:t>
      </w:r>
    </w:p>
    <w:p w:rsidR="00000000" w:rsidDel="00000000" w:rsidP="00000000" w:rsidRDefault="00000000" w:rsidRPr="00000000" w14:paraId="0000016D">
      <w:pPr>
        <w:spacing w:after="240" w:before="240" w:line="360" w:lineRule="auto"/>
        <w:ind w:left="720" w:right="720" w:firstLine="0"/>
        <w:rPr>
          <w:sz w:val="24"/>
          <w:szCs w:val="24"/>
        </w:rPr>
      </w:pPr>
      <w:r w:rsidDel="00000000" w:rsidR="00000000" w:rsidRPr="00000000">
        <w:rPr>
          <w:sz w:val="24"/>
          <w:szCs w:val="24"/>
          <w:rtl w:val="0"/>
        </w:rPr>
        <w:t xml:space="preserve">            while (resultSet.next()) {</w:t>
      </w:r>
    </w:p>
    <w:p w:rsidR="00000000" w:rsidDel="00000000" w:rsidP="00000000" w:rsidRDefault="00000000" w:rsidRPr="00000000" w14:paraId="0000016E">
      <w:pPr>
        <w:spacing w:after="240" w:before="240" w:line="360" w:lineRule="auto"/>
        <w:ind w:left="720" w:right="720" w:firstLine="0"/>
        <w:rPr>
          <w:sz w:val="24"/>
          <w:szCs w:val="24"/>
        </w:rPr>
      </w:pPr>
      <w:r w:rsidDel="00000000" w:rsidR="00000000" w:rsidRPr="00000000">
        <w:rPr>
          <w:sz w:val="24"/>
          <w:szCs w:val="24"/>
          <w:rtl w:val="0"/>
        </w:rPr>
        <w:t xml:space="preserve">                results.append("ID: ")</w:t>
      </w:r>
    </w:p>
    <w:p w:rsidR="00000000" w:rsidDel="00000000" w:rsidP="00000000" w:rsidRDefault="00000000" w:rsidRPr="00000000" w14:paraId="0000016F">
      <w:pPr>
        <w:spacing w:after="240" w:before="240" w:line="360" w:lineRule="auto"/>
        <w:ind w:left="720" w:right="720" w:firstLine="0"/>
        <w:rPr>
          <w:sz w:val="24"/>
          <w:szCs w:val="24"/>
        </w:rPr>
      </w:pPr>
      <w:r w:rsidDel="00000000" w:rsidR="00000000" w:rsidRPr="00000000">
        <w:rPr>
          <w:sz w:val="24"/>
          <w:szCs w:val="24"/>
          <w:rtl w:val="0"/>
        </w:rPr>
        <w:t xml:space="preserve">                        .append(resultSet.getInt("id"))</w:t>
      </w:r>
    </w:p>
    <w:p w:rsidR="00000000" w:rsidDel="00000000" w:rsidP="00000000" w:rsidRDefault="00000000" w:rsidRPr="00000000" w14:paraId="00000170">
      <w:pPr>
        <w:spacing w:after="240" w:before="240" w:line="360" w:lineRule="auto"/>
        <w:ind w:left="720" w:right="720" w:firstLine="0"/>
        <w:rPr>
          <w:sz w:val="24"/>
          <w:szCs w:val="24"/>
        </w:rPr>
      </w:pPr>
      <w:r w:rsidDel="00000000" w:rsidR="00000000" w:rsidRPr="00000000">
        <w:rPr>
          <w:sz w:val="24"/>
          <w:szCs w:val="24"/>
          <w:rtl w:val="0"/>
        </w:rPr>
        <w:t xml:space="preserve">                        .append("\n");</w:t>
      </w:r>
    </w:p>
    <w:p w:rsidR="00000000" w:rsidDel="00000000" w:rsidP="00000000" w:rsidRDefault="00000000" w:rsidRPr="00000000" w14:paraId="00000171">
      <w:pPr>
        <w:spacing w:after="240" w:before="240" w:line="360" w:lineRule="auto"/>
        <w:ind w:left="720" w:right="720" w:firstLine="0"/>
        <w:rPr>
          <w:sz w:val="24"/>
          <w:szCs w:val="24"/>
        </w:rPr>
      </w:pPr>
      <w:r w:rsidDel="00000000" w:rsidR="00000000" w:rsidRPr="00000000">
        <w:rPr>
          <w:sz w:val="24"/>
          <w:szCs w:val="24"/>
          <w:rtl w:val="0"/>
        </w:rPr>
        <w:t xml:space="preserve">                results.append("Name: ")</w:t>
      </w:r>
    </w:p>
    <w:p w:rsidR="00000000" w:rsidDel="00000000" w:rsidP="00000000" w:rsidRDefault="00000000" w:rsidRPr="00000000" w14:paraId="00000172">
      <w:pPr>
        <w:spacing w:after="240" w:before="240" w:line="360" w:lineRule="auto"/>
        <w:ind w:left="720" w:right="720" w:firstLine="0"/>
        <w:rPr>
          <w:sz w:val="24"/>
          <w:szCs w:val="24"/>
        </w:rPr>
      </w:pPr>
      <w:r w:rsidDel="00000000" w:rsidR="00000000" w:rsidRPr="00000000">
        <w:rPr>
          <w:sz w:val="24"/>
          <w:szCs w:val="24"/>
          <w:rtl w:val="0"/>
        </w:rPr>
        <w:t xml:space="preserve">                        .append(resultSet.getString("name"))</w:t>
      </w:r>
    </w:p>
    <w:p w:rsidR="00000000" w:rsidDel="00000000" w:rsidP="00000000" w:rsidRDefault="00000000" w:rsidRPr="00000000" w14:paraId="00000173">
      <w:pPr>
        <w:spacing w:after="240" w:before="240" w:line="360" w:lineRule="auto"/>
        <w:ind w:left="720" w:right="720" w:firstLine="0"/>
        <w:rPr>
          <w:sz w:val="24"/>
          <w:szCs w:val="24"/>
        </w:rPr>
      </w:pPr>
      <w:r w:rsidDel="00000000" w:rsidR="00000000" w:rsidRPr="00000000">
        <w:rPr>
          <w:sz w:val="24"/>
          <w:szCs w:val="24"/>
          <w:rtl w:val="0"/>
        </w:rPr>
        <w:t xml:space="preserve">                        .append("\n");</w:t>
      </w:r>
    </w:p>
    <w:p w:rsidR="00000000" w:rsidDel="00000000" w:rsidP="00000000" w:rsidRDefault="00000000" w:rsidRPr="00000000" w14:paraId="00000174">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left="720" w:right="720" w:firstLine="0"/>
        <w:rPr>
          <w:sz w:val="24"/>
          <w:szCs w:val="24"/>
        </w:rPr>
      </w:pPr>
      <w:r w:rsidDel="00000000" w:rsidR="00000000" w:rsidRPr="00000000">
        <w:rPr>
          <w:sz w:val="24"/>
          <w:szCs w:val="24"/>
          <w:rtl w:val="0"/>
        </w:rPr>
        <w:t xml:space="preserve">                results.append("Target Role: ")</w:t>
      </w:r>
    </w:p>
    <w:p w:rsidR="00000000" w:rsidDel="00000000" w:rsidP="00000000" w:rsidRDefault="00000000" w:rsidRPr="00000000" w14:paraId="00000176">
      <w:pPr>
        <w:spacing w:after="240" w:before="240" w:line="360" w:lineRule="auto"/>
        <w:ind w:left="720" w:right="720" w:firstLine="0"/>
        <w:rPr>
          <w:sz w:val="24"/>
          <w:szCs w:val="24"/>
        </w:rPr>
      </w:pPr>
      <w:r w:rsidDel="00000000" w:rsidR="00000000" w:rsidRPr="00000000">
        <w:rPr>
          <w:sz w:val="24"/>
          <w:szCs w:val="24"/>
          <w:rtl w:val="0"/>
        </w:rPr>
        <w:t xml:space="preserve">                        .append(resultSet.getString("target_role"))</w:t>
      </w:r>
    </w:p>
    <w:p w:rsidR="00000000" w:rsidDel="00000000" w:rsidP="00000000" w:rsidRDefault="00000000" w:rsidRPr="00000000" w14:paraId="00000177">
      <w:pPr>
        <w:spacing w:after="240" w:before="240" w:line="360" w:lineRule="auto"/>
        <w:ind w:left="720" w:right="720" w:firstLine="0"/>
        <w:rPr>
          <w:sz w:val="24"/>
          <w:szCs w:val="24"/>
        </w:rPr>
      </w:pPr>
      <w:r w:rsidDel="00000000" w:rsidR="00000000" w:rsidRPr="00000000">
        <w:rPr>
          <w:sz w:val="24"/>
          <w:szCs w:val="24"/>
          <w:rtl w:val="0"/>
        </w:rPr>
        <w:t xml:space="preserve">                        .append("\n");</w:t>
      </w:r>
    </w:p>
    <w:p w:rsidR="00000000" w:rsidDel="00000000" w:rsidP="00000000" w:rsidRDefault="00000000" w:rsidRPr="00000000" w14:paraId="00000178">
      <w:pPr>
        <w:spacing w:after="240" w:before="240" w:line="360" w:lineRule="auto"/>
        <w:ind w:left="720" w:right="720" w:firstLine="0"/>
        <w:rPr>
          <w:sz w:val="24"/>
          <w:szCs w:val="24"/>
        </w:rPr>
      </w:pPr>
      <w:r w:rsidDel="00000000" w:rsidR="00000000" w:rsidRPr="00000000">
        <w:rPr>
          <w:sz w:val="24"/>
          <w:szCs w:val="24"/>
          <w:rtl w:val="0"/>
        </w:rPr>
        <w:t xml:space="preserve">                results.append("Matching Skills: ")</w:t>
      </w:r>
    </w:p>
    <w:p w:rsidR="00000000" w:rsidDel="00000000" w:rsidP="00000000" w:rsidRDefault="00000000" w:rsidRPr="00000000" w14:paraId="00000179">
      <w:pPr>
        <w:spacing w:after="240" w:before="240" w:line="360" w:lineRule="auto"/>
        <w:ind w:left="720" w:right="720" w:firstLine="0"/>
        <w:rPr>
          <w:sz w:val="24"/>
          <w:szCs w:val="24"/>
        </w:rPr>
      </w:pPr>
      <w:r w:rsidDel="00000000" w:rsidR="00000000" w:rsidRPr="00000000">
        <w:rPr>
          <w:sz w:val="24"/>
          <w:szCs w:val="24"/>
          <w:rtl w:val="0"/>
        </w:rPr>
        <w:t xml:space="preserve">                        .append(resultSet.getString(</w:t>
      </w:r>
    </w:p>
    <w:p w:rsidR="00000000" w:rsidDel="00000000" w:rsidP="00000000" w:rsidRDefault="00000000" w:rsidRPr="00000000" w14:paraId="0000017A">
      <w:pPr>
        <w:spacing w:after="240" w:before="240" w:line="360" w:lineRule="auto"/>
        <w:ind w:left="720" w:right="720"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79" name=""/>
                <a:graphic>
                  <a:graphicData uri="http://schemas.microsoft.com/office/word/2010/wordprocessingShape">
                    <wps:wsp>
                      <wps:cNvSpPr/>
                      <wps:cNvPr id="59" name="Shape 59"/>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79"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"matching_skills"))</w:t>
      </w:r>
    </w:p>
    <w:p w:rsidR="00000000" w:rsidDel="00000000" w:rsidP="00000000" w:rsidRDefault="00000000" w:rsidRPr="00000000" w14:paraId="0000017B">
      <w:pPr>
        <w:spacing w:after="240" w:before="240" w:line="360" w:lineRule="auto"/>
        <w:ind w:left="720" w:right="720" w:firstLine="0"/>
        <w:rPr>
          <w:sz w:val="24"/>
          <w:szCs w:val="24"/>
        </w:rPr>
      </w:pPr>
      <w:r w:rsidDel="00000000" w:rsidR="00000000" w:rsidRPr="00000000">
        <w:rPr>
          <w:sz w:val="24"/>
          <w:szCs w:val="24"/>
          <w:rtl w:val="0"/>
        </w:rPr>
        <w:t xml:space="preserve">                        .append("\n");</w:t>
      </w:r>
    </w:p>
    <w:p w:rsidR="00000000" w:rsidDel="00000000" w:rsidP="00000000" w:rsidRDefault="00000000" w:rsidRPr="00000000" w14:paraId="0000017C">
      <w:pPr>
        <w:spacing w:after="240" w:before="240" w:line="360" w:lineRule="auto"/>
        <w:ind w:left="720" w:right="720" w:firstLine="0"/>
        <w:rPr>
          <w:sz w:val="24"/>
          <w:szCs w:val="24"/>
        </w:rPr>
      </w:pPr>
      <w:r w:rsidDel="00000000" w:rsidR="00000000" w:rsidRPr="00000000">
        <w:rPr>
          <w:sz w:val="24"/>
          <w:szCs w:val="24"/>
          <w:rtl w:val="0"/>
        </w:rPr>
        <w:t xml:space="preserve">                results.append("Missing Skills: ")</w:t>
      </w:r>
    </w:p>
    <w:p w:rsidR="00000000" w:rsidDel="00000000" w:rsidP="00000000" w:rsidRDefault="00000000" w:rsidRPr="00000000" w14:paraId="0000017D">
      <w:pPr>
        <w:spacing w:after="240" w:before="240" w:line="360" w:lineRule="auto"/>
        <w:ind w:left="720" w:right="720" w:firstLine="0"/>
        <w:rPr>
          <w:sz w:val="24"/>
          <w:szCs w:val="24"/>
        </w:rPr>
      </w:pPr>
      <w:r w:rsidDel="00000000" w:rsidR="00000000" w:rsidRPr="00000000">
        <w:rPr>
          <w:sz w:val="24"/>
          <w:szCs w:val="24"/>
          <w:rtl w:val="0"/>
        </w:rPr>
        <w:t xml:space="preserve">                        .append(resultSet.getString(</w:t>
      </w:r>
    </w:p>
    <w:p w:rsidR="00000000" w:rsidDel="00000000" w:rsidP="00000000" w:rsidRDefault="00000000" w:rsidRPr="00000000" w14:paraId="0000017E">
      <w:pPr>
        <w:spacing w:after="240" w:before="240" w:line="360" w:lineRule="auto"/>
        <w:ind w:left="720" w:right="720" w:firstLine="0"/>
        <w:rPr>
          <w:sz w:val="24"/>
          <w:szCs w:val="24"/>
        </w:rPr>
      </w:pPr>
      <w:r w:rsidDel="00000000" w:rsidR="00000000" w:rsidRPr="00000000">
        <w:rPr>
          <w:sz w:val="24"/>
          <w:szCs w:val="24"/>
          <w:rtl w:val="0"/>
        </w:rPr>
        <w:t xml:space="preserve">                                "missing_skills"))</w:t>
      </w:r>
    </w:p>
    <w:p w:rsidR="00000000" w:rsidDel="00000000" w:rsidP="00000000" w:rsidRDefault="00000000" w:rsidRPr="00000000" w14:paraId="0000017F">
      <w:pPr>
        <w:spacing w:after="240" w:before="240" w:line="360" w:lineRule="auto"/>
        <w:ind w:left="720" w:right="720" w:firstLine="0"/>
        <w:rPr>
          <w:sz w:val="24"/>
          <w:szCs w:val="24"/>
        </w:rPr>
      </w:pPr>
      <w:r w:rsidDel="00000000" w:rsidR="00000000" w:rsidRPr="00000000">
        <w:rPr>
          <w:sz w:val="24"/>
          <w:szCs w:val="24"/>
          <w:rtl w:val="0"/>
        </w:rPr>
        <w:t xml:space="preserve">                        .append("\n");</w:t>
      </w:r>
    </w:p>
    <w:p w:rsidR="00000000" w:rsidDel="00000000" w:rsidP="00000000" w:rsidRDefault="00000000" w:rsidRPr="00000000" w14:paraId="00000180">
      <w:pPr>
        <w:spacing w:after="240" w:before="240" w:line="360" w:lineRule="auto"/>
        <w:ind w:left="720" w:right="720" w:firstLine="0"/>
        <w:rPr>
          <w:sz w:val="24"/>
          <w:szCs w:val="24"/>
        </w:rPr>
      </w:pPr>
      <w:r w:rsidDel="00000000" w:rsidR="00000000" w:rsidRPr="00000000">
        <w:rPr>
          <w:sz w:val="24"/>
          <w:szCs w:val="24"/>
          <w:rtl w:val="0"/>
        </w:rPr>
        <w:t xml:space="preserve">                results.append("Match Percentage: ")</w:t>
      </w:r>
    </w:p>
    <w:p w:rsidR="00000000" w:rsidDel="00000000" w:rsidP="00000000" w:rsidRDefault="00000000" w:rsidRPr="00000000" w14:paraId="00000181">
      <w:pPr>
        <w:spacing w:after="240" w:before="240" w:line="360" w:lineRule="auto"/>
        <w:ind w:left="720" w:right="720" w:firstLine="0"/>
        <w:rPr>
          <w:sz w:val="24"/>
          <w:szCs w:val="24"/>
        </w:rPr>
      </w:pPr>
      <w:r w:rsidDel="00000000" w:rsidR="00000000" w:rsidRPr="00000000">
        <w:rPr>
          <w:sz w:val="24"/>
          <w:szCs w:val="24"/>
          <w:rtl w:val="0"/>
        </w:rPr>
        <w:t xml:space="preserve">                        .append(String.format("%.2f",</w:t>
      </w:r>
    </w:p>
    <w:p w:rsidR="00000000" w:rsidDel="00000000" w:rsidP="00000000" w:rsidRDefault="00000000" w:rsidRPr="00000000" w14:paraId="00000182">
      <w:pPr>
        <w:spacing w:after="240" w:before="240" w:line="360" w:lineRule="auto"/>
        <w:ind w:left="720" w:right="720" w:firstLine="0"/>
        <w:rPr>
          <w:sz w:val="24"/>
          <w:szCs w:val="24"/>
        </w:rPr>
      </w:pPr>
      <w:r w:rsidDel="00000000" w:rsidR="00000000" w:rsidRPr="00000000">
        <w:rPr>
          <w:sz w:val="24"/>
          <w:szCs w:val="24"/>
          <w:rtl w:val="0"/>
        </w:rPr>
        <w:t xml:space="preserve">                                        resultSet.getDouble("match_percentage")))</w:t>
      </w:r>
    </w:p>
    <w:p w:rsidR="00000000" w:rsidDel="00000000" w:rsidP="00000000" w:rsidRDefault="00000000" w:rsidRPr="00000000" w14:paraId="00000183">
      <w:pPr>
        <w:spacing w:after="240" w:before="240" w:line="360" w:lineRule="auto"/>
        <w:ind w:left="720" w:right="720" w:firstLine="0"/>
        <w:rPr>
          <w:sz w:val="24"/>
          <w:szCs w:val="24"/>
        </w:rPr>
      </w:pPr>
      <w:r w:rsidDel="00000000" w:rsidR="00000000" w:rsidRPr="00000000">
        <w:rPr>
          <w:sz w:val="24"/>
          <w:szCs w:val="24"/>
          <w:rtl w:val="0"/>
        </w:rPr>
        <w:t xml:space="preserve">                        .append("%\n");</w:t>
      </w:r>
    </w:p>
    <w:p w:rsidR="00000000" w:rsidDel="00000000" w:rsidP="00000000" w:rsidRDefault="00000000" w:rsidRPr="00000000" w14:paraId="00000184">
      <w:pPr>
        <w:spacing w:after="240" w:before="240" w:line="360" w:lineRule="auto"/>
        <w:ind w:left="720" w:right="720" w:firstLine="0"/>
        <w:rPr>
          <w:sz w:val="24"/>
          <w:szCs w:val="24"/>
        </w:rPr>
      </w:pPr>
      <w:r w:rsidDel="00000000" w:rsidR="00000000" w:rsidRPr="00000000">
        <w:rPr>
          <w:sz w:val="24"/>
          <w:szCs w:val="24"/>
          <w:rtl w:val="0"/>
        </w:rPr>
        <w:t xml:space="preserve">                results.append("-----------------------------\n");</w:t>
      </w:r>
    </w:p>
    <w:p w:rsidR="00000000" w:rsidDel="00000000" w:rsidP="00000000" w:rsidRDefault="00000000" w:rsidRPr="00000000" w14:paraId="00000185">
      <w:pPr>
        <w:spacing w:after="240" w:before="240" w:line="360" w:lineRule="auto"/>
        <w:ind w:left="720" w:right="720" w:firstLine="0"/>
        <w:rPr>
          <w:sz w:val="24"/>
          <w:szCs w:val="24"/>
        </w:rPr>
      </w:pPr>
      <w:r w:rsidDel="00000000" w:rsidR="00000000" w:rsidRPr="00000000">
        <w:rPr>
          <w:sz w:val="24"/>
          <w:szCs w:val="24"/>
          <w:rtl w:val="0"/>
        </w:rPr>
        <w:t xml:space="preserve">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80" name=""/>
                <a:graphic>
                  <a:graphicData uri="http://schemas.microsoft.com/office/word/2010/wordprocessingShape">
                    <wps:wsp>
                      <wps:cNvSpPr/>
                      <wps:cNvPr id="60" name="Shape 60"/>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80"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86">
      <w:pPr>
        <w:spacing w:after="240" w:before="240" w:line="360" w:lineRule="auto"/>
        <w:ind w:left="720" w:right="720" w:firstLine="0"/>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187">
      <w:pPr>
        <w:spacing w:after="240" w:before="240" w:line="360" w:lineRule="auto"/>
        <w:ind w:left="720" w:right="720" w:firstLine="0"/>
        <w:rPr>
          <w:sz w:val="24"/>
          <w:szCs w:val="24"/>
        </w:rPr>
      </w:pPr>
      <w:r w:rsidDel="00000000" w:rsidR="00000000" w:rsidRPr="00000000">
        <w:rPr>
          <w:sz w:val="24"/>
          <w:szCs w:val="24"/>
          <w:rtl w:val="0"/>
        </w:rPr>
        <w:t xml:space="preserve">            e.printStackTrace();</w:t>
      </w:r>
    </w:p>
    <w:p w:rsidR="00000000" w:rsidDel="00000000" w:rsidP="00000000" w:rsidRDefault="00000000" w:rsidRPr="00000000" w14:paraId="00000188">
      <w:pPr>
        <w:spacing w:after="240" w:before="240" w:line="360" w:lineRule="auto"/>
        <w:ind w:left="720" w:right="720" w:firstLine="0"/>
        <w:rPr>
          <w:sz w:val="24"/>
          <w:szCs w:val="24"/>
        </w:rPr>
      </w:pPr>
      <w:r w:rsidDel="00000000" w:rsidR="00000000" w:rsidRPr="00000000">
        <w:rPr>
          <w:sz w:val="24"/>
          <w:szCs w:val="24"/>
          <w:rtl w:val="0"/>
        </w:rPr>
        <w:t xml:space="preserve">            return "Database error: " + e.getMessage();</w:t>
      </w:r>
    </w:p>
    <w:p w:rsidR="00000000" w:rsidDel="00000000" w:rsidP="00000000" w:rsidRDefault="00000000" w:rsidRPr="00000000" w14:paraId="00000189">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A">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8B">
      <w:pPr>
        <w:spacing w:after="240" w:before="240" w:line="360" w:lineRule="auto"/>
        <w:ind w:left="720" w:right="720" w:firstLine="0"/>
        <w:rPr>
          <w:sz w:val="24"/>
          <w:szCs w:val="24"/>
        </w:rPr>
      </w:pPr>
      <w:r w:rsidDel="00000000" w:rsidR="00000000" w:rsidRPr="00000000">
        <w:rPr>
          <w:sz w:val="24"/>
          <w:szCs w:val="24"/>
          <w:rtl w:val="0"/>
        </w:rPr>
        <w:t xml:space="preserve">        if (results.length() == 0) {</w:t>
      </w:r>
    </w:p>
    <w:p w:rsidR="00000000" w:rsidDel="00000000" w:rsidP="00000000" w:rsidRDefault="00000000" w:rsidRPr="00000000" w14:paraId="0000018C">
      <w:pPr>
        <w:spacing w:after="240" w:before="240" w:line="360" w:lineRule="auto"/>
        <w:ind w:left="720" w:right="720" w:firstLine="0"/>
        <w:rPr>
          <w:sz w:val="24"/>
          <w:szCs w:val="24"/>
        </w:rPr>
      </w:pPr>
      <w:r w:rsidDel="00000000" w:rsidR="00000000" w:rsidRPr="00000000">
        <w:rPr>
          <w:sz w:val="24"/>
          <w:szCs w:val="24"/>
          <w:rtl w:val="0"/>
        </w:rPr>
        <w:t xml:space="preserve">            return "No previous results found.";</w:t>
      </w:r>
    </w:p>
    <w:p w:rsidR="00000000" w:rsidDel="00000000" w:rsidP="00000000" w:rsidRDefault="00000000" w:rsidRPr="00000000" w14:paraId="0000018D">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E">
      <w:pPr>
        <w:spacing w:after="240" w:before="240" w:line="360" w:lineRule="auto"/>
        <w:ind w:left="720" w:right="720" w:firstLine="0"/>
        <w:rPr>
          <w:sz w:val="24"/>
          <w:szCs w:val="24"/>
        </w:rPr>
      </w:pPr>
      <w:r w:rsidDel="00000000" w:rsidR="00000000" w:rsidRPr="00000000">
        <w:rPr>
          <w:sz w:val="24"/>
          <w:szCs w:val="24"/>
          <w:rtl w:val="0"/>
        </w:rPr>
        <w:t xml:space="preserve">        return results.toString();</w:t>
      </w:r>
    </w:p>
    <w:p w:rsidR="00000000" w:rsidDel="00000000" w:rsidP="00000000" w:rsidRDefault="00000000" w:rsidRPr="00000000" w14:paraId="0000018F">
      <w:pPr>
        <w:spacing w:after="240" w:before="240" w:line="360" w:lineRule="auto"/>
        <w:ind w:left="720" w:righ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0">
      <w:pPr>
        <w:spacing w:after="240" w:before="240" w:line="360" w:lineRule="auto"/>
        <w:ind w:left="720" w:righ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1">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720" w:right="720" w:firstLine="0"/>
        <w:jc w:val="left"/>
        <w:rPr>
          <w:b w:val="1"/>
          <w:bCs w:val="1"/>
          <w:sz w:val="24"/>
          <w:szCs w:val="24"/>
        </w:rPr>
      </w:pPr>
      <w:r w:rsidDel="00000000" w:rsidR="00000000" w:rsidRPr="00000000">
        <w:rPr>
          <w:rtl w:val="0"/>
        </w:rPr>
      </w:r>
    </w:p>
    <w:p w:rsidR="00000000" w:rsidDel="00000000" w:rsidP="00000000" w:rsidRDefault="00000000" w:rsidRPr="00000000" w14:paraId="00000193">
      <w:pPr>
        <w:pStyle w:val="Heading3"/>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4">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5">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6">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7">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8">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9">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A">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B">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C">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D">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E">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9F">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0">
      <w:pPr>
        <w:spacing w:line="360" w:lineRule="auto"/>
        <w:ind w:left="720" w:right="720"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447978</wp:posOffset>
                </wp:positionV>
                <wp:extent cx="6467475" cy="9410700"/>
                <wp:effectExtent b="0" l="0" r="0" t="0"/>
                <wp:wrapNone/>
                <wp:docPr id="175" name=""/>
                <a:graphic>
                  <a:graphicData uri="http://schemas.microsoft.com/office/word/2010/wordprocessingShape">
                    <wps:wsp>
                      <wps:cNvSpPr/>
                      <wps:cNvPr id="55" name="Shape 55"/>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447978</wp:posOffset>
                </wp:positionV>
                <wp:extent cx="6467475" cy="9410700"/>
                <wp:effectExtent b="0" l="0" r="0" t="0"/>
                <wp:wrapNone/>
                <wp:docPr id="175"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1">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2">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3">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4">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5">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6">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7">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A8">
      <w:pPr>
        <w:spacing w:line="360" w:lineRule="auto"/>
        <w:ind w:left="720" w:right="720"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77" name=""/>
                <a:graphic>
                  <a:graphicData uri="http://schemas.microsoft.com/office/word/2010/wordprocessingShape">
                    <wps:wsp>
                      <wps:cNvSpPr/>
                      <wps:cNvPr id="57" name="Shape 57"/>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77"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b w:val="1"/>
          <w:bCs w:val="1"/>
          <w:sz w:val="24"/>
          <w:szCs w:val="24"/>
          <w:rtl w:val="0"/>
        </w:rPr>
        <w:t xml:space="preserve">2. Skill Gap Analysis</w:t>
      </w:r>
    </w:p>
    <w:p w:rsidR="00000000" w:rsidDel="00000000" w:rsidP="00000000" w:rsidRDefault="00000000" w:rsidRPr="00000000" w14:paraId="000001A9">
      <w:pPr>
        <w:spacing w:line="360" w:lineRule="auto"/>
        <w:ind w:left="720" w:right="720" w:firstLine="0"/>
        <w:rPr>
          <w:b w:val="1"/>
          <w:bCs w:val="1"/>
          <w:sz w:val="24"/>
          <w:szCs w:val="24"/>
        </w:rPr>
      </w:pPr>
      <w:r w:rsidDel="00000000" w:rsidR="00000000" w:rsidRPr="00000000">
        <w:rPr>
          <w:rtl w:val="0"/>
        </w:rPr>
      </w:r>
    </w:p>
    <w:p w:rsidR="00000000" w:rsidDel="00000000" w:rsidP="00000000" w:rsidRDefault="00000000" w:rsidRPr="00000000" w14:paraId="000001AA">
      <w:pPr>
        <w:spacing w:after="240" w:before="240" w:line="360" w:lineRule="auto"/>
        <w:ind w:left="720" w:right="720" w:firstLine="0"/>
        <w:rPr>
          <w:sz w:val="24"/>
          <w:szCs w:val="24"/>
        </w:rPr>
      </w:pPr>
      <w:r w:rsidDel="00000000" w:rsidR="00000000" w:rsidRPr="00000000">
        <w:rPr>
          <w:sz w:val="24"/>
          <w:szCs w:val="24"/>
          <w:rtl w:val="0"/>
        </w:rPr>
        <w:t xml:space="preserve">This module contains the student's existing skills and the required skills for the selected job role.</w:t>
      </w:r>
    </w:p>
    <w:p w:rsidR="00000000" w:rsidDel="00000000" w:rsidP="00000000" w:rsidRDefault="00000000" w:rsidRPr="00000000" w14:paraId="000001AB">
      <w:pPr>
        <w:spacing w:after="240" w:before="240" w:line="360" w:lineRule="auto"/>
        <w:ind w:left="720" w:right="720" w:firstLine="0"/>
        <w:rPr>
          <w:b w:val="1"/>
          <w:bCs w:val="1"/>
          <w:sz w:val="24"/>
          <w:szCs w:val="24"/>
        </w:rPr>
      </w:pPr>
      <w:r w:rsidDel="00000000" w:rsidR="00000000" w:rsidRPr="00000000">
        <w:rPr>
          <w:b w:val="1"/>
          <w:bCs w:val="1"/>
          <w:sz w:val="24"/>
          <w:szCs w:val="24"/>
          <w:rtl w:val="0"/>
        </w:rPr>
        <w:t xml:space="preserve">Job Role Code:</w:t>
      </w:r>
    </w:p>
    <w:p w:rsidR="00000000" w:rsidDel="00000000" w:rsidP="00000000" w:rsidRDefault="00000000" w:rsidRPr="00000000" w14:paraId="000001AC">
      <w:pPr>
        <w:spacing w:line="360" w:lineRule="auto"/>
        <w:ind w:left="720" w:right="720" w:firstLine="0"/>
        <w:jc w:val="both"/>
        <w:rPr>
          <w:sz w:val="24"/>
          <w:szCs w:val="24"/>
        </w:rPr>
      </w:pPr>
      <w:r w:rsidDel="00000000" w:rsidR="00000000" w:rsidRPr="00000000">
        <w:rPr>
          <w:sz w:val="24"/>
          <w:szCs w:val="24"/>
          <w:rtl w:val="0"/>
        </w:rPr>
        <w:t xml:space="preserve">package skillgap.model;</w:t>
      </w:r>
    </w:p>
    <w:p w:rsidR="00000000" w:rsidDel="00000000" w:rsidP="00000000" w:rsidRDefault="00000000" w:rsidRPr="00000000" w14:paraId="000001AD">
      <w:pPr>
        <w:spacing w:line="360" w:lineRule="auto"/>
        <w:ind w:left="720" w:right="720" w:firstLine="0"/>
        <w:jc w:val="both"/>
        <w:rPr>
          <w:sz w:val="24"/>
          <w:szCs w:val="24"/>
        </w:rPr>
      </w:pPr>
      <w:r w:rsidDel="00000000" w:rsidR="00000000" w:rsidRPr="00000000">
        <w:rPr>
          <w:sz w:val="24"/>
          <w:szCs w:val="24"/>
          <w:rtl w:val="0"/>
        </w:rPr>
        <w:t xml:space="preserve">import java.util.List;</w:t>
      </w:r>
    </w:p>
    <w:p w:rsidR="00000000" w:rsidDel="00000000" w:rsidP="00000000" w:rsidRDefault="00000000" w:rsidRPr="00000000" w14:paraId="000001AE">
      <w:pPr>
        <w:spacing w:line="360" w:lineRule="auto"/>
        <w:ind w:left="720" w:right="720" w:firstLine="0"/>
        <w:jc w:val="both"/>
        <w:rPr>
          <w:sz w:val="24"/>
          <w:szCs w:val="24"/>
        </w:rPr>
      </w:pPr>
      <w:r w:rsidDel="00000000" w:rsidR="00000000" w:rsidRPr="00000000">
        <w:rPr>
          <w:sz w:val="24"/>
          <w:szCs w:val="24"/>
          <w:rtl w:val="0"/>
        </w:rPr>
        <w:t xml:space="preserve">public class JobRole {</w:t>
      </w:r>
    </w:p>
    <w:p w:rsidR="00000000" w:rsidDel="00000000" w:rsidP="00000000" w:rsidRDefault="00000000" w:rsidRPr="00000000" w14:paraId="000001AF">
      <w:pPr>
        <w:spacing w:line="360" w:lineRule="auto"/>
        <w:ind w:left="720" w:right="720" w:firstLine="0"/>
        <w:jc w:val="both"/>
        <w:rPr>
          <w:sz w:val="24"/>
          <w:szCs w:val="24"/>
        </w:rPr>
      </w:pPr>
      <w:r w:rsidDel="00000000" w:rsidR="00000000" w:rsidRPr="00000000">
        <w:rPr>
          <w:sz w:val="24"/>
          <w:szCs w:val="24"/>
          <w:rtl w:val="0"/>
        </w:rPr>
        <w:t xml:space="preserve">    private String roleName;</w:t>
      </w:r>
    </w:p>
    <w:p w:rsidR="00000000" w:rsidDel="00000000" w:rsidP="00000000" w:rsidRDefault="00000000" w:rsidRPr="00000000" w14:paraId="000001B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1">
      <w:pPr>
        <w:spacing w:line="360" w:lineRule="auto"/>
        <w:ind w:left="720" w:right="720" w:firstLine="0"/>
        <w:jc w:val="both"/>
        <w:rPr>
          <w:sz w:val="24"/>
          <w:szCs w:val="24"/>
        </w:rPr>
      </w:pPr>
      <w:r w:rsidDel="00000000" w:rsidR="00000000" w:rsidRPr="00000000">
        <w:rPr>
          <w:sz w:val="24"/>
          <w:szCs w:val="24"/>
          <w:rtl w:val="0"/>
        </w:rPr>
        <w:t xml:space="preserve">    private List&lt;String&gt; requiredSkills;</w:t>
      </w:r>
    </w:p>
    <w:p w:rsidR="00000000" w:rsidDel="00000000" w:rsidP="00000000" w:rsidRDefault="00000000" w:rsidRPr="00000000" w14:paraId="000001B2">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3">
      <w:pPr>
        <w:spacing w:line="360" w:lineRule="auto"/>
        <w:ind w:left="720" w:right="720" w:firstLine="0"/>
        <w:jc w:val="both"/>
        <w:rPr>
          <w:sz w:val="24"/>
          <w:szCs w:val="24"/>
        </w:rPr>
      </w:pPr>
      <w:r w:rsidDel="00000000" w:rsidR="00000000" w:rsidRPr="00000000">
        <w:rPr>
          <w:sz w:val="24"/>
          <w:szCs w:val="24"/>
          <w:rtl w:val="0"/>
        </w:rPr>
        <w:t xml:space="preserve">    public JobRole(String roleName, List&lt;String&gt; requiredSkills) {</w:t>
      </w:r>
    </w:p>
    <w:p w:rsidR="00000000" w:rsidDel="00000000" w:rsidP="00000000" w:rsidRDefault="00000000" w:rsidRPr="00000000" w14:paraId="000001B4">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5">
      <w:pPr>
        <w:spacing w:line="360" w:lineRule="auto"/>
        <w:ind w:left="720" w:right="720" w:firstLine="0"/>
        <w:jc w:val="both"/>
        <w:rPr>
          <w:sz w:val="24"/>
          <w:szCs w:val="24"/>
        </w:rPr>
      </w:pPr>
      <w:r w:rsidDel="00000000" w:rsidR="00000000" w:rsidRPr="00000000">
        <w:rPr>
          <w:sz w:val="24"/>
          <w:szCs w:val="24"/>
          <w:rtl w:val="0"/>
        </w:rPr>
        <w:t xml:space="preserve">        this.roleName = roleName;</w:t>
      </w:r>
    </w:p>
    <w:p w:rsidR="00000000" w:rsidDel="00000000" w:rsidP="00000000" w:rsidRDefault="00000000" w:rsidRPr="00000000" w14:paraId="000001B6">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7">
      <w:pPr>
        <w:spacing w:line="360" w:lineRule="auto"/>
        <w:ind w:left="720" w:right="720" w:firstLine="0"/>
        <w:jc w:val="both"/>
        <w:rPr>
          <w:sz w:val="24"/>
          <w:szCs w:val="24"/>
        </w:rPr>
      </w:pPr>
      <w:r w:rsidDel="00000000" w:rsidR="00000000" w:rsidRPr="00000000">
        <w:rPr>
          <w:sz w:val="24"/>
          <w:szCs w:val="24"/>
          <w:rtl w:val="0"/>
        </w:rPr>
        <w:t xml:space="preserve">        this.requiredSkills = requiredSkills;</w:t>
      </w:r>
    </w:p>
    <w:p w:rsidR="00000000" w:rsidDel="00000000" w:rsidP="00000000" w:rsidRDefault="00000000" w:rsidRPr="00000000" w14:paraId="000001B8">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9">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B">
      <w:pPr>
        <w:spacing w:line="360" w:lineRule="auto"/>
        <w:ind w:left="720" w:right="720" w:firstLine="0"/>
        <w:jc w:val="both"/>
        <w:rPr>
          <w:sz w:val="24"/>
          <w:szCs w:val="24"/>
        </w:rPr>
      </w:pPr>
      <w:r w:rsidDel="00000000" w:rsidR="00000000" w:rsidRPr="00000000">
        <w:rPr>
          <w:sz w:val="24"/>
          <w:szCs w:val="24"/>
          <w:rtl w:val="0"/>
        </w:rPr>
        <w:t xml:space="preserve">    public String getRoleName() {</w:t>
      </w:r>
    </w:p>
    <w:p w:rsidR="00000000" w:rsidDel="00000000" w:rsidP="00000000" w:rsidRDefault="00000000" w:rsidRPr="00000000" w14:paraId="000001B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D">
      <w:pPr>
        <w:spacing w:line="360" w:lineRule="auto"/>
        <w:ind w:left="720" w:right="720" w:firstLine="0"/>
        <w:jc w:val="both"/>
        <w:rPr>
          <w:sz w:val="24"/>
          <w:szCs w:val="24"/>
        </w:rPr>
      </w:pPr>
      <w:r w:rsidDel="00000000" w:rsidR="00000000" w:rsidRPr="00000000">
        <w:rPr>
          <w:sz w:val="24"/>
          <w:szCs w:val="24"/>
          <w:rtl w:val="0"/>
        </w:rPr>
        <w:t xml:space="preserve">        return roleName;</w:t>
      </w:r>
    </w:p>
    <w:p w:rsidR="00000000" w:rsidDel="00000000" w:rsidP="00000000" w:rsidRDefault="00000000" w:rsidRPr="00000000" w14:paraId="000001BE">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BF">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C1">
      <w:pPr>
        <w:spacing w:line="360" w:lineRule="auto"/>
        <w:ind w:left="720" w:right="720" w:firstLine="0"/>
        <w:jc w:val="both"/>
        <w:rPr>
          <w:sz w:val="24"/>
          <w:szCs w:val="24"/>
        </w:rPr>
      </w:pPr>
      <w:r w:rsidDel="00000000" w:rsidR="00000000" w:rsidRPr="00000000">
        <w:rPr>
          <w:sz w:val="24"/>
          <w:szCs w:val="24"/>
          <w:rtl w:val="0"/>
        </w:rPr>
        <w:t xml:space="preserve">    public List&lt;String&gt; getRequiredSkills() {</w:t>
      </w:r>
    </w:p>
    <w:p w:rsidR="00000000" w:rsidDel="00000000" w:rsidP="00000000" w:rsidRDefault="00000000" w:rsidRPr="00000000" w14:paraId="000001C2">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C3">
      <w:pPr>
        <w:spacing w:line="360" w:lineRule="auto"/>
        <w:ind w:left="720" w:right="720" w:firstLine="0"/>
        <w:jc w:val="both"/>
        <w:rPr>
          <w:sz w:val="24"/>
          <w:szCs w:val="24"/>
        </w:rPr>
      </w:pPr>
      <w:r w:rsidDel="00000000" w:rsidR="00000000" w:rsidRPr="00000000">
        <w:rPr>
          <w:sz w:val="24"/>
          <w:szCs w:val="24"/>
          <w:rtl w:val="0"/>
        </w:rPr>
        <w:t xml:space="preserve">        return requiredSkills;</w:t>
      </w:r>
    </w:p>
    <w:p w:rsidR="00000000" w:rsidDel="00000000" w:rsidP="00000000" w:rsidRDefault="00000000" w:rsidRPr="00000000" w14:paraId="000001C4">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C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6">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C7">
      <w:pPr>
        <w:spacing w:line="360" w:lineRule="auto"/>
        <w:ind w:left="720" w:right="72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C8">
      <w:pPr>
        <w:spacing w:line="360" w:lineRule="auto"/>
        <w:ind w:left="720" w:right="720"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3" name=""/>
                <a:graphic>
                  <a:graphicData uri="http://schemas.microsoft.com/office/word/2010/wordprocessingShape">
                    <wps:wsp>
                      <wps:cNvSpPr/>
                      <wps:cNvPr id="43" name="Shape 43"/>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3"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b w:val="1"/>
          <w:bCs w:val="1"/>
          <w:sz w:val="24"/>
          <w:szCs w:val="24"/>
          <w:rtl w:val="0"/>
        </w:rPr>
        <w:t xml:space="preserve"> </w:t>
      </w:r>
    </w:p>
    <w:p w:rsidR="00000000" w:rsidDel="00000000" w:rsidP="00000000" w:rsidRDefault="00000000" w:rsidRPr="00000000" w14:paraId="000001C9">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CA">
      <w:pPr>
        <w:spacing w:line="360" w:lineRule="auto"/>
        <w:ind w:left="720" w:right="720" w:firstLine="0"/>
        <w:rPr>
          <w:b w:val="1"/>
          <w:bCs w:val="1"/>
          <w:sz w:val="24"/>
          <w:szCs w:val="24"/>
        </w:rPr>
      </w:pPr>
      <w:r w:rsidDel="00000000" w:rsidR="00000000" w:rsidRPr="00000000">
        <w:rPr>
          <w:b w:val="1"/>
          <w:bCs w:val="1"/>
          <w:sz w:val="24"/>
          <w:szCs w:val="24"/>
          <w:rtl w:val="0"/>
        </w:rPr>
        <w:t xml:space="preserve">Resume File Code:</w:t>
      </w:r>
    </w:p>
    <w:p w:rsidR="00000000" w:rsidDel="00000000" w:rsidP="00000000" w:rsidRDefault="00000000" w:rsidRPr="00000000" w14:paraId="000001CB">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1CC">
      <w:pPr>
        <w:spacing w:line="360" w:lineRule="auto"/>
        <w:ind w:left="720" w:right="720" w:firstLine="0"/>
        <w:jc w:val="both"/>
        <w:rPr>
          <w:sz w:val="24"/>
          <w:szCs w:val="24"/>
        </w:rPr>
      </w:pPr>
      <w:r w:rsidDel="00000000" w:rsidR="00000000" w:rsidRPr="00000000">
        <w:rPr>
          <w:sz w:val="24"/>
          <w:szCs w:val="24"/>
          <w:rtl w:val="0"/>
        </w:rPr>
        <w:t xml:space="preserve">package skillgap.model;</w:t>
      </w:r>
    </w:p>
    <w:p w:rsidR="00000000" w:rsidDel="00000000" w:rsidP="00000000" w:rsidRDefault="00000000" w:rsidRPr="00000000" w14:paraId="000001CD">
      <w:pPr>
        <w:spacing w:line="360" w:lineRule="auto"/>
        <w:ind w:left="720" w:right="720" w:firstLine="0"/>
        <w:jc w:val="both"/>
        <w:rPr>
          <w:sz w:val="24"/>
          <w:szCs w:val="24"/>
        </w:rPr>
      </w:pPr>
      <w:r w:rsidDel="00000000" w:rsidR="00000000" w:rsidRPr="00000000">
        <w:rPr>
          <w:sz w:val="24"/>
          <w:szCs w:val="24"/>
          <w:rtl w:val="0"/>
        </w:rPr>
        <w:t xml:space="preserve">import java.util.ArrayList;</w:t>
      </w:r>
    </w:p>
    <w:p w:rsidR="00000000" w:rsidDel="00000000" w:rsidP="00000000" w:rsidRDefault="00000000" w:rsidRPr="00000000" w14:paraId="000001CE">
      <w:pPr>
        <w:spacing w:line="360" w:lineRule="auto"/>
        <w:ind w:left="720" w:right="720" w:firstLine="0"/>
        <w:jc w:val="both"/>
        <w:rPr>
          <w:sz w:val="24"/>
          <w:szCs w:val="24"/>
        </w:rPr>
      </w:pPr>
      <w:r w:rsidDel="00000000" w:rsidR="00000000" w:rsidRPr="00000000">
        <w:rPr>
          <w:sz w:val="24"/>
          <w:szCs w:val="24"/>
          <w:rtl w:val="0"/>
        </w:rPr>
        <w:t xml:space="preserve">import java.util.List;</w:t>
      </w:r>
    </w:p>
    <w:p w:rsidR="00000000" w:rsidDel="00000000" w:rsidP="00000000" w:rsidRDefault="00000000" w:rsidRPr="00000000" w14:paraId="000001CF">
      <w:pPr>
        <w:spacing w:line="360" w:lineRule="auto"/>
        <w:ind w:left="720" w:right="720" w:firstLine="0"/>
        <w:jc w:val="both"/>
        <w:rPr>
          <w:sz w:val="24"/>
          <w:szCs w:val="24"/>
        </w:rPr>
      </w:pPr>
      <w:r w:rsidDel="00000000" w:rsidR="00000000" w:rsidRPr="00000000">
        <w:rPr>
          <w:sz w:val="24"/>
          <w:szCs w:val="24"/>
          <w:rtl w:val="0"/>
        </w:rPr>
        <w:t xml:space="preserve">public class Resume {</w:t>
      </w:r>
    </w:p>
    <w:p w:rsidR="00000000" w:rsidDel="00000000" w:rsidP="00000000" w:rsidRDefault="00000000" w:rsidRPr="00000000" w14:paraId="000001D0">
      <w:pPr>
        <w:spacing w:line="360" w:lineRule="auto"/>
        <w:ind w:left="720" w:right="720" w:firstLine="0"/>
        <w:jc w:val="both"/>
        <w:rPr>
          <w:sz w:val="24"/>
          <w:szCs w:val="24"/>
        </w:rPr>
      </w:pPr>
      <w:r w:rsidDel="00000000" w:rsidR="00000000" w:rsidRPr="00000000">
        <w:rPr>
          <w:sz w:val="24"/>
          <w:szCs w:val="24"/>
          <w:rtl w:val="0"/>
        </w:rPr>
        <w:t xml:space="preserve">    private String name;</w:t>
      </w:r>
    </w:p>
    <w:p w:rsidR="00000000" w:rsidDel="00000000" w:rsidP="00000000" w:rsidRDefault="00000000" w:rsidRPr="00000000" w14:paraId="000001D1">
      <w:pPr>
        <w:spacing w:line="360" w:lineRule="auto"/>
        <w:ind w:left="720" w:right="720" w:firstLine="0"/>
        <w:jc w:val="both"/>
        <w:rPr>
          <w:sz w:val="24"/>
          <w:szCs w:val="24"/>
        </w:rPr>
      </w:pPr>
      <w:r w:rsidDel="00000000" w:rsidR="00000000" w:rsidRPr="00000000">
        <w:rPr>
          <w:sz w:val="24"/>
          <w:szCs w:val="24"/>
          <w:rtl w:val="0"/>
        </w:rPr>
        <w:t xml:space="preserve">    private List&lt;String&gt; skills;</w:t>
      </w:r>
    </w:p>
    <w:p w:rsidR="00000000" w:rsidDel="00000000" w:rsidP="00000000" w:rsidRDefault="00000000" w:rsidRPr="00000000" w14:paraId="000001D2">
      <w:pPr>
        <w:spacing w:line="360" w:lineRule="auto"/>
        <w:ind w:left="720" w:right="720" w:firstLine="0"/>
        <w:jc w:val="both"/>
        <w:rPr>
          <w:sz w:val="24"/>
          <w:szCs w:val="24"/>
        </w:rPr>
      </w:pPr>
      <w:r w:rsidDel="00000000" w:rsidR="00000000" w:rsidRPr="00000000">
        <w:rPr>
          <w:sz w:val="24"/>
          <w:szCs w:val="24"/>
          <w:rtl w:val="0"/>
        </w:rPr>
        <w:t xml:space="preserve">    public Resume() {</w:t>
      </w:r>
    </w:p>
    <w:p w:rsidR="00000000" w:rsidDel="00000000" w:rsidP="00000000" w:rsidRDefault="00000000" w:rsidRPr="00000000" w14:paraId="000001D3">
      <w:pPr>
        <w:spacing w:line="360" w:lineRule="auto"/>
        <w:ind w:left="720" w:right="720" w:firstLine="0"/>
        <w:jc w:val="both"/>
        <w:rPr>
          <w:sz w:val="24"/>
          <w:szCs w:val="24"/>
        </w:rPr>
      </w:pPr>
      <w:r w:rsidDel="00000000" w:rsidR="00000000" w:rsidRPr="00000000">
        <w:rPr>
          <w:sz w:val="24"/>
          <w:szCs w:val="24"/>
          <w:rtl w:val="0"/>
        </w:rPr>
        <w:t xml:space="preserve">        skills = new ArrayList&lt;&gt;();</w:t>
      </w:r>
    </w:p>
    <w:p w:rsidR="00000000" w:rsidDel="00000000" w:rsidP="00000000" w:rsidRDefault="00000000" w:rsidRPr="00000000" w14:paraId="000001D4">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5">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D6">
      <w:pPr>
        <w:spacing w:line="360" w:lineRule="auto"/>
        <w:ind w:left="720" w:right="720" w:firstLine="0"/>
        <w:jc w:val="both"/>
        <w:rPr>
          <w:sz w:val="24"/>
          <w:szCs w:val="24"/>
        </w:rPr>
      </w:pPr>
      <w:r w:rsidDel="00000000" w:rsidR="00000000" w:rsidRPr="00000000">
        <w:rPr>
          <w:sz w:val="24"/>
          <w:szCs w:val="24"/>
          <w:rtl w:val="0"/>
        </w:rPr>
        <w:t xml:space="preserve">    public Resume(String name, List&lt;String&gt; skills) {</w:t>
      </w:r>
    </w:p>
    <w:p w:rsidR="00000000" w:rsidDel="00000000" w:rsidP="00000000" w:rsidRDefault="00000000" w:rsidRPr="00000000" w14:paraId="000001D7">
      <w:pPr>
        <w:spacing w:line="360" w:lineRule="auto"/>
        <w:ind w:left="720" w:right="720" w:firstLine="0"/>
        <w:jc w:val="both"/>
        <w:rPr>
          <w:sz w:val="24"/>
          <w:szCs w:val="24"/>
        </w:rPr>
      </w:pPr>
      <w:r w:rsidDel="00000000" w:rsidR="00000000" w:rsidRPr="00000000">
        <w:rPr>
          <w:sz w:val="24"/>
          <w:szCs w:val="24"/>
          <w:rtl w:val="0"/>
        </w:rPr>
        <w:t xml:space="preserve">        this.name = name;</w:t>
      </w:r>
    </w:p>
    <w:p w:rsidR="00000000" w:rsidDel="00000000" w:rsidP="00000000" w:rsidRDefault="00000000" w:rsidRPr="00000000" w14:paraId="000001D8">
      <w:pPr>
        <w:spacing w:line="360" w:lineRule="auto"/>
        <w:ind w:left="720" w:right="720" w:firstLine="0"/>
        <w:jc w:val="both"/>
        <w:rPr>
          <w:sz w:val="24"/>
          <w:szCs w:val="24"/>
        </w:rPr>
      </w:pPr>
      <w:r w:rsidDel="00000000" w:rsidR="00000000" w:rsidRPr="00000000">
        <w:rPr>
          <w:sz w:val="24"/>
          <w:szCs w:val="24"/>
          <w:rtl w:val="0"/>
        </w:rPr>
        <w:t xml:space="preserve">        this.skills = skills;</w:t>
      </w:r>
    </w:p>
    <w:p w:rsidR="00000000" w:rsidDel="00000000" w:rsidP="00000000" w:rsidRDefault="00000000" w:rsidRPr="00000000" w14:paraId="000001D9">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DB">
      <w:pPr>
        <w:spacing w:line="360" w:lineRule="auto"/>
        <w:ind w:left="720" w:right="720" w:firstLine="0"/>
        <w:jc w:val="both"/>
        <w:rPr>
          <w:sz w:val="24"/>
          <w:szCs w:val="24"/>
        </w:rPr>
      </w:pPr>
      <w:r w:rsidDel="00000000" w:rsidR="00000000" w:rsidRPr="00000000">
        <w:rPr>
          <w:sz w:val="24"/>
          <w:szCs w:val="24"/>
          <w:rtl w:val="0"/>
        </w:rPr>
        <w:t xml:space="preserve">    public String getName() {</w:t>
      </w:r>
    </w:p>
    <w:p w:rsidR="00000000" w:rsidDel="00000000" w:rsidP="00000000" w:rsidRDefault="00000000" w:rsidRPr="00000000" w14:paraId="000001DC">
      <w:pPr>
        <w:spacing w:line="360" w:lineRule="auto"/>
        <w:ind w:left="720" w:right="720" w:firstLine="0"/>
        <w:jc w:val="both"/>
        <w:rPr>
          <w:sz w:val="24"/>
          <w:szCs w:val="24"/>
        </w:rPr>
      </w:pPr>
      <w:r w:rsidDel="00000000" w:rsidR="00000000" w:rsidRPr="00000000">
        <w:rPr>
          <w:sz w:val="24"/>
          <w:szCs w:val="24"/>
          <w:rtl w:val="0"/>
        </w:rPr>
        <w:t xml:space="preserve">        return name;</w:t>
      </w:r>
    </w:p>
    <w:p w:rsidR="00000000" w:rsidDel="00000000" w:rsidP="00000000" w:rsidRDefault="00000000" w:rsidRPr="00000000" w14:paraId="000001DD">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E">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DF">
      <w:pPr>
        <w:spacing w:line="360" w:lineRule="auto"/>
        <w:ind w:left="720" w:right="720" w:firstLine="0"/>
        <w:jc w:val="both"/>
        <w:rPr>
          <w:sz w:val="24"/>
          <w:szCs w:val="24"/>
        </w:rPr>
      </w:pPr>
      <w:r w:rsidDel="00000000" w:rsidR="00000000" w:rsidRPr="00000000">
        <w:rPr>
          <w:sz w:val="24"/>
          <w:szCs w:val="24"/>
          <w:rtl w:val="0"/>
        </w:rPr>
        <w:t xml:space="preserve">    public void setName(String name) {</w:t>
      </w:r>
    </w:p>
    <w:p w:rsidR="00000000" w:rsidDel="00000000" w:rsidP="00000000" w:rsidRDefault="00000000" w:rsidRPr="00000000" w14:paraId="000001E0">
      <w:pPr>
        <w:spacing w:line="360" w:lineRule="auto"/>
        <w:ind w:left="720" w:right="720" w:firstLine="0"/>
        <w:jc w:val="both"/>
        <w:rPr>
          <w:sz w:val="24"/>
          <w:szCs w:val="24"/>
        </w:rPr>
      </w:pPr>
      <w:r w:rsidDel="00000000" w:rsidR="00000000" w:rsidRPr="00000000">
        <w:rPr>
          <w:sz w:val="24"/>
          <w:szCs w:val="24"/>
          <w:rtl w:val="0"/>
        </w:rPr>
        <w:t xml:space="preserve">        this.name = name;</w:t>
      </w:r>
    </w:p>
    <w:p w:rsidR="00000000" w:rsidDel="00000000" w:rsidP="00000000" w:rsidRDefault="00000000" w:rsidRPr="00000000" w14:paraId="000001E1">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2">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E3">
      <w:pPr>
        <w:spacing w:line="360" w:lineRule="auto"/>
        <w:ind w:left="720" w:right="720" w:firstLine="0"/>
        <w:jc w:val="both"/>
        <w:rPr>
          <w:sz w:val="24"/>
          <w:szCs w:val="24"/>
        </w:rPr>
      </w:pPr>
      <w:r w:rsidDel="00000000" w:rsidR="00000000" w:rsidRPr="00000000">
        <w:rPr>
          <w:sz w:val="24"/>
          <w:szCs w:val="24"/>
          <w:rtl w:val="0"/>
        </w:rPr>
        <w:t xml:space="preserve">    public List&lt;String&gt; getSkills() {</w:t>
      </w:r>
    </w:p>
    <w:p w:rsidR="00000000" w:rsidDel="00000000" w:rsidP="00000000" w:rsidRDefault="00000000" w:rsidRPr="00000000" w14:paraId="000001E4">
      <w:pPr>
        <w:spacing w:line="360" w:lineRule="auto"/>
        <w:ind w:left="720" w:right="720" w:firstLine="0"/>
        <w:jc w:val="both"/>
        <w:rPr>
          <w:sz w:val="24"/>
          <w:szCs w:val="24"/>
        </w:rPr>
      </w:pPr>
      <w:r w:rsidDel="00000000" w:rsidR="00000000" w:rsidRPr="00000000">
        <w:rPr>
          <w:sz w:val="24"/>
          <w:szCs w:val="24"/>
          <w:rtl w:val="0"/>
        </w:rPr>
        <w:t xml:space="preserve">        return skills;</w:t>
      </w:r>
    </w:p>
    <w:p w:rsidR="00000000" w:rsidDel="00000000" w:rsidP="00000000" w:rsidRDefault="00000000" w:rsidRPr="00000000" w14:paraId="000001E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6">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1E7">
      <w:pPr>
        <w:spacing w:line="360" w:lineRule="auto"/>
        <w:ind w:left="720" w:right="720" w:firstLine="0"/>
        <w:jc w:val="both"/>
        <w:rPr>
          <w:sz w:val="24"/>
          <w:szCs w:val="24"/>
        </w:rPr>
      </w:pPr>
      <w:r w:rsidDel="00000000" w:rsidR="00000000" w:rsidRPr="00000000">
        <w:rPr>
          <w:sz w:val="24"/>
          <w:szCs w:val="24"/>
          <w:rtl w:val="0"/>
        </w:rPr>
        <w:t xml:space="preserve">    public void setSkills(List&lt;String&gt; skills) {</w:t>
      </w:r>
    </w:p>
    <w:p w:rsidR="00000000" w:rsidDel="00000000" w:rsidP="00000000" w:rsidRDefault="00000000" w:rsidRPr="00000000" w14:paraId="000001E8">
      <w:pPr>
        <w:spacing w:line="360" w:lineRule="auto"/>
        <w:ind w:left="720" w:right="720" w:firstLine="0"/>
        <w:jc w:val="both"/>
        <w:rPr>
          <w:sz w:val="24"/>
          <w:szCs w:val="24"/>
        </w:rPr>
      </w:pPr>
      <w:r w:rsidDel="00000000" w:rsidR="00000000" w:rsidRPr="00000000">
        <w:rPr>
          <w:sz w:val="24"/>
          <w:szCs w:val="24"/>
          <w:rtl w:val="0"/>
        </w:rPr>
        <w:t xml:space="preserve">        this.skills = skills;</w:t>
      </w:r>
    </w:p>
    <w:p w:rsidR="00000000" w:rsidDel="00000000" w:rsidP="00000000" w:rsidRDefault="00000000" w:rsidRPr="00000000" w14:paraId="000001E9">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A">
      <w:pPr>
        <w:spacing w:line="360" w:lineRule="auto"/>
        <w:ind w:left="720" w:right="72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EB">
      <w:pPr>
        <w:spacing w:line="360" w:lineRule="auto"/>
        <w:ind w:left="720" w:right="720" w:firstLine="0"/>
        <w:rPr>
          <w:b w:val="1"/>
          <w:bCs w:val="1"/>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1" name=""/>
                <a:graphic>
                  <a:graphicData uri="http://schemas.microsoft.com/office/word/2010/wordprocessingShape">
                    <wps:wsp>
                      <wps:cNvSpPr/>
                      <wps:cNvPr id="41" name="Shape 41"/>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1"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b w:val="1"/>
          <w:bCs w:val="1"/>
          <w:sz w:val="24"/>
          <w:szCs w:val="24"/>
          <w:rtl w:val="0"/>
        </w:rPr>
        <w:t xml:space="preserve">3. Analysis Result</w:t>
      </w:r>
    </w:p>
    <w:p w:rsidR="00000000" w:rsidDel="00000000" w:rsidP="00000000" w:rsidRDefault="00000000" w:rsidRPr="00000000" w14:paraId="000001EC">
      <w:pPr>
        <w:spacing w:after="240" w:before="240" w:line="360" w:lineRule="auto"/>
        <w:ind w:left="720" w:right="720" w:firstLine="0"/>
        <w:rPr>
          <w:sz w:val="24"/>
          <w:szCs w:val="24"/>
        </w:rPr>
      </w:pPr>
      <w:r w:rsidDel="00000000" w:rsidR="00000000" w:rsidRPr="00000000">
        <w:rPr>
          <w:sz w:val="24"/>
          <w:szCs w:val="24"/>
          <w:rtl w:val="0"/>
        </w:rPr>
        <w:t xml:space="preserve">The identified matching and missing skills are displayed to the user through the Java Swing interface.</w:t>
      </w:r>
    </w:p>
    <w:p w:rsidR="00000000" w:rsidDel="00000000" w:rsidP="00000000" w:rsidRDefault="00000000" w:rsidRPr="00000000" w14:paraId="000001ED">
      <w:pPr>
        <w:spacing w:after="240" w:before="240" w:line="360" w:lineRule="auto"/>
        <w:ind w:left="720" w:right="720" w:firstLine="0"/>
        <w:rPr>
          <w:b w:val="1"/>
          <w:bCs w:val="1"/>
          <w:sz w:val="24"/>
          <w:szCs w:val="24"/>
        </w:rPr>
      </w:pPr>
      <w:r w:rsidDel="00000000" w:rsidR="00000000" w:rsidRPr="00000000">
        <w:rPr>
          <w:b w:val="1"/>
          <w:bCs w:val="1"/>
          <w:sz w:val="24"/>
          <w:szCs w:val="24"/>
          <w:rtl w:val="0"/>
        </w:rPr>
        <w:t xml:space="preserve">Skill Analyser Code:</w:t>
      </w:r>
    </w:p>
    <w:p w:rsidR="00000000" w:rsidDel="00000000" w:rsidP="00000000" w:rsidRDefault="00000000" w:rsidRPr="00000000" w14:paraId="000001EE">
      <w:pPr>
        <w:spacing w:after="240" w:before="240" w:line="360" w:lineRule="auto"/>
        <w:ind w:left="720" w:right="720" w:firstLine="0"/>
        <w:jc w:val="both"/>
        <w:rPr>
          <w:sz w:val="24"/>
          <w:szCs w:val="24"/>
        </w:rPr>
      </w:pPr>
      <w:r w:rsidDel="00000000" w:rsidR="00000000" w:rsidRPr="00000000">
        <w:rPr>
          <w:sz w:val="24"/>
          <w:szCs w:val="24"/>
          <w:rtl w:val="0"/>
        </w:rPr>
        <w:t xml:space="preserve">package skillgap.service;</w:t>
      </w:r>
    </w:p>
    <w:p w:rsidR="00000000" w:rsidDel="00000000" w:rsidP="00000000" w:rsidRDefault="00000000" w:rsidRPr="00000000" w14:paraId="000001EF">
      <w:pPr>
        <w:spacing w:after="240" w:before="240" w:line="360" w:lineRule="auto"/>
        <w:ind w:left="720" w:right="720" w:firstLine="0"/>
        <w:jc w:val="both"/>
        <w:rPr>
          <w:sz w:val="24"/>
          <w:szCs w:val="24"/>
        </w:rPr>
      </w:pPr>
      <w:r w:rsidDel="00000000" w:rsidR="00000000" w:rsidRPr="00000000">
        <w:rPr>
          <w:sz w:val="24"/>
          <w:szCs w:val="24"/>
          <w:rtl w:val="0"/>
        </w:rPr>
        <w:t xml:space="preserve">import skillgap.model.Resume;</w:t>
      </w:r>
    </w:p>
    <w:p w:rsidR="00000000" w:rsidDel="00000000" w:rsidP="00000000" w:rsidRDefault="00000000" w:rsidRPr="00000000" w14:paraId="000001F0">
      <w:pPr>
        <w:spacing w:after="240" w:before="240" w:line="360" w:lineRule="auto"/>
        <w:ind w:left="720" w:right="720" w:firstLine="0"/>
        <w:jc w:val="both"/>
        <w:rPr>
          <w:sz w:val="24"/>
          <w:szCs w:val="24"/>
        </w:rPr>
      </w:pPr>
      <w:r w:rsidDel="00000000" w:rsidR="00000000" w:rsidRPr="00000000">
        <w:rPr>
          <w:sz w:val="24"/>
          <w:szCs w:val="24"/>
          <w:rtl w:val="0"/>
        </w:rPr>
        <w:t xml:space="preserve">import skillgap.model.JobRole;</w:t>
      </w:r>
    </w:p>
    <w:p w:rsidR="00000000" w:rsidDel="00000000" w:rsidP="00000000" w:rsidRDefault="00000000" w:rsidRPr="00000000" w14:paraId="000001F1">
      <w:pPr>
        <w:spacing w:after="240" w:before="240" w:line="360" w:lineRule="auto"/>
        <w:ind w:left="720" w:right="720" w:firstLine="0"/>
        <w:jc w:val="both"/>
        <w:rPr>
          <w:sz w:val="24"/>
          <w:szCs w:val="24"/>
        </w:rPr>
      </w:pPr>
      <w:r w:rsidDel="00000000" w:rsidR="00000000" w:rsidRPr="00000000">
        <w:rPr>
          <w:sz w:val="24"/>
          <w:szCs w:val="24"/>
          <w:rtl w:val="0"/>
        </w:rPr>
        <w:t xml:space="preserve">import java.util.List;</w:t>
      </w:r>
    </w:p>
    <w:p w:rsidR="00000000" w:rsidDel="00000000" w:rsidP="00000000" w:rsidRDefault="00000000" w:rsidRPr="00000000" w14:paraId="000001F2">
      <w:pPr>
        <w:spacing w:after="240" w:before="240" w:line="360" w:lineRule="auto"/>
        <w:ind w:left="720" w:right="720" w:firstLine="0"/>
        <w:jc w:val="both"/>
        <w:rPr>
          <w:sz w:val="24"/>
          <w:szCs w:val="24"/>
        </w:rPr>
      </w:pPr>
      <w:r w:rsidDel="00000000" w:rsidR="00000000" w:rsidRPr="00000000">
        <w:rPr>
          <w:sz w:val="24"/>
          <w:szCs w:val="24"/>
          <w:rtl w:val="0"/>
        </w:rPr>
        <w:t xml:space="preserve">public interface SkillAnalyser {</w:t>
      </w:r>
    </w:p>
    <w:p w:rsidR="00000000" w:rsidDel="00000000" w:rsidP="00000000" w:rsidRDefault="00000000" w:rsidRPr="00000000" w14:paraId="000001F3">
      <w:pPr>
        <w:spacing w:after="240" w:before="240" w:line="360" w:lineRule="auto"/>
        <w:ind w:left="720" w:right="720" w:firstLine="0"/>
        <w:jc w:val="both"/>
        <w:rPr>
          <w:sz w:val="24"/>
          <w:szCs w:val="24"/>
        </w:rPr>
      </w:pPr>
      <w:r w:rsidDel="00000000" w:rsidR="00000000" w:rsidRPr="00000000">
        <w:rPr>
          <w:sz w:val="24"/>
          <w:szCs w:val="24"/>
          <w:rtl w:val="0"/>
        </w:rPr>
        <w:t xml:space="preserve">    List&lt;String&gt; findMissingSkills(</w:t>
      </w:r>
    </w:p>
    <w:p w:rsidR="00000000" w:rsidDel="00000000" w:rsidP="00000000" w:rsidRDefault="00000000" w:rsidRPr="00000000" w14:paraId="000001F4">
      <w:pPr>
        <w:spacing w:after="240" w:before="240" w:line="360" w:lineRule="auto"/>
        <w:ind w:left="720" w:right="720" w:firstLine="0"/>
        <w:jc w:val="both"/>
        <w:rPr>
          <w:sz w:val="24"/>
          <w:szCs w:val="24"/>
        </w:rPr>
      </w:pPr>
      <w:r w:rsidDel="00000000" w:rsidR="00000000" w:rsidRPr="00000000">
        <w:rPr>
          <w:sz w:val="24"/>
          <w:szCs w:val="24"/>
          <w:rtl w:val="0"/>
        </w:rPr>
        <w:t xml:space="preserve">            Resume resume,</w:t>
      </w:r>
    </w:p>
    <w:p w:rsidR="00000000" w:rsidDel="00000000" w:rsidP="00000000" w:rsidRDefault="00000000" w:rsidRPr="00000000" w14:paraId="000001F5">
      <w:pPr>
        <w:spacing w:after="240" w:before="240" w:line="360" w:lineRule="auto"/>
        <w:ind w:left="720" w:right="720" w:firstLine="0"/>
        <w:jc w:val="both"/>
        <w:rPr>
          <w:sz w:val="24"/>
          <w:szCs w:val="24"/>
        </w:rPr>
      </w:pPr>
      <w:r w:rsidDel="00000000" w:rsidR="00000000" w:rsidRPr="00000000">
        <w:rPr>
          <w:sz w:val="24"/>
          <w:szCs w:val="24"/>
          <w:rtl w:val="0"/>
        </w:rPr>
        <w:t xml:space="preserve">            JobRole jobRole</w:t>
      </w:r>
    </w:p>
    <w:p w:rsidR="00000000" w:rsidDel="00000000" w:rsidP="00000000" w:rsidRDefault="00000000" w:rsidRPr="00000000" w14:paraId="000001F6">
      <w:pPr>
        <w:spacing w:after="240" w:before="240"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7">
      <w:pPr>
        <w:spacing w:after="240" w:before="240" w:line="360" w:lineRule="auto"/>
        <w:ind w:left="720" w:right="720" w:firstLine="0"/>
        <w:jc w:val="both"/>
        <w:rPr>
          <w:sz w:val="24"/>
          <w:szCs w:val="24"/>
        </w:rPr>
      </w:pPr>
      <w:r w:rsidDel="00000000" w:rsidR="00000000" w:rsidRPr="00000000">
        <w:rPr>
          <w:sz w:val="24"/>
          <w:szCs w:val="24"/>
          <w:rtl w:val="0"/>
        </w:rPr>
        <w:t xml:space="preserve">    List&lt;String&gt; findMatchingSkills(</w:t>
      </w:r>
    </w:p>
    <w:p w:rsidR="00000000" w:rsidDel="00000000" w:rsidP="00000000" w:rsidRDefault="00000000" w:rsidRPr="00000000" w14:paraId="000001F8">
      <w:pPr>
        <w:spacing w:after="240" w:before="240" w:line="360" w:lineRule="auto"/>
        <w:ind w:left="720" w:right="720" w:firstLine="0"/>
        <w:jc w:val="both"/>
        <w:rPr>
          <w:sz w:val="24"/>
          <w:szCs w:val="24"/>
        </w:rPr>
      </w:pPr>
      <w:r w:rsidDel="00000000" w:rsidR="00000000" w:rsidRPr="00000000">
        <w:rPr>
          <w:sz w:val="24"/>
          <w:szCs w:val="24"/>
          <w:rtl w:val="0"/>
        </w:rPr>
        <w:t xml:space="preserve">            Resume resume,</w:t>
      </w:r>
    </w:p>
    <w:p w:rsidR="00000000" w:rsidDel="00000000" w:rsidP="00000000" w:rsidRDefault="00000000" w:rsidRPr="00000000" w14:paraId="000001F9">
      <w:pPr>
        <w:spacing w:after="240" w:before="240" w:line="360" w:lineRule="auto"/>
        <w:ind w:left="720" w:right="720" w:firstLine="0"/>
        <w:jc w:val="both"/>
        <w:rPr>
          <w:sz w:val="24"/>
          <w:szCs w:val="24"/>
        </w:rPr>
      </w:pPr>
      <w:r w:rsidDel="00000000" w:rsidR="00000000" w:rsidRPr="00000000">
        <w:rPr>
          <w:sz w:val="24"/>
          <w:szCs w:val="24"/>
          <w:rtl w:val="0"/>
        </w:rPr>
        <w:t xml:space="preserve">            JobRole jobRole</w:t>
      </w:r>
    </w:p>
    <w:p w:rsidR="00000000" w:rsidDel="00000000" w:rsidP="00000000" w:rsidRDefault="00000000" w:rsidRPr="00000000" w14:paraId="000001FA">
      <w:pPr>
        <w:spacing w:after="240" w:before="240"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B">
      <w:pPr>
        <w:spacing w:after="240" w:before="240" w:line="360" w:lineRule="auto"/>
        <w:ind w:left="720" w:right="720" w:firstLine="0"/>
        <w:jc w:val="both"/>
        <w:rPr>
          <w:sz w:val="24"/>
          <w:szCs w:val="24"/>
        </w:rPr>
      </w:pPr>
      <w:r w:rsidDel="00000000" w:rsidR="00000000" w:rsidRPr="00000000">
        <w:rPr>
          <w:sz w:val="24"/>
          <w:szCs w:val="24"/>
          <w:rtl w:val="0"/>
        </w:rPr>
        <w:t xml:space="preserve">    double calculateMatchPercentage(</w:t>
      </w:r>
    </w:p>
    <w:p w:rsidR="00000000" w:rsidDel="00000000" w:rsidP="00000000" w:rsidRDefault="00000000" w:rsidRPr="00000000" w14:paraId="000001FC">
      <w:pPr>
        <w:spacing w:after="240" w:before="240" w:line="360" w:lineRule="auto"/>
        <w:ind w:left="720" w:right="720" w:firstLine="0"/>
        <w:jc w:val="both"/>
        <w:rPr>
          <w:sz w:val="24"/>
          <w:szCs w:val="24"/>
        </w:rPr>
      </w:pPr>
      <w:r w:rsidDel="00000000" w:rsidR="00000000" w:rsidRPr="00000000">
        <w:rPr>
          <w:sz w:val="24"/>
          <w:szCs w:val="24"/>
          <w:rtl w:val="0"/>
        </w:rPr>
        <w:t xml:space="preserve">            Resume resume,</w:t>
      </w:r>
    </w:p>
    <w:p w:rsidR="00000000" w:rsidDel="00000000" w:rsidP="00000000" w:rsidRDefault="00000000" w:rsidRPr="00000000" w14:paraId="000001FD">
      <w:pPr>
        <w:spacing w:after="240" w:before="240" w:line="360" w:lineRule="auto"/>
        <w:ind w:left="720" w:right="720" w:firstLine="0"/>
        <w:jc w:val="both"/>
        <w:rPr>
          <w:sz w:val="24"/>
          <w:szCs w:val="24"/>
        </w:rPr>
      </w:pPr>
      <w:r w:rsidDel="00000000" w:rsidR="00000000" w:rsidRPr="00000000">
        <w:rPr>
          <w:sz w:val="24"/>
          <w:szCs w:val="24"/>
          <w:rtl w:val="0"/>
        </w:rPr>
        <w:t xml:space="preserve">            JobRole jobRole</w:t>
      </w:r>
    </w:p>
    <w:p w:rsidR="00000000" w:rsidDel="00000000" w:rsidP="00000000" w:rsidRDefault="00000000" w:rsidRPr="00000000" w14:paraId="000001FE">
      <w:pPr>
        <w:spacing w:after="240" w:before="240"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F">
      <w:pPr>
        <w:spacing w:after="240" w:before="240" w:line="360" w:lineRule="auto"/>
        <w:ind w:left="720" w:right="72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00">
      <w:pPr>
        <w:spacing w:after="240" w:before="240"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201">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202">
      <w:pPr>
        <w:spacing w:line="360" w:lineRule="auto"/>
        <w:ind w:left="720" w:right="720" w:firstLine="0"/>
        <w:rPr>
          <w:sz w:val="24"/>
          <w:szCs w:val="24"/>
        </w:rPr>
      </w:pPr>
      <w:r w:rsidDel="00000000" w:rsidR="00000000" w:rsidRPr="00000000">
        <w:rPr>
          <w:b w:val="1"/>
          <w:bCs w:val="1"/>
          <w:sz w:val="24"/>
          <w:szCs w:val="24"/>
          <w:rtl w:val="0"/>
        </w:rPr>
        <w:t xml:space="preserve">Skill Gap Analysis Code:</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2" name=""/>
                <a:graphic>
                  <a:graphicData uri="http://schemas.microsoft.com/office/word/2010/wordprocessingShape">
                    <wps:wsp>
                      <wps:cNvSpPr/>
                      <wps:cNvPr id="42" name="Shape 42"/>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2"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03">
      <w:pPr>
        <w:spacing w:line="360" w:lineRule="auto"/>
        <w:ind w:left="720" w:right="720" w:firstLine="0"/>
        <w:rPr>
          <w:sz w:val="24"/>
          <w:szCs w:val="24"/>
        </w:rPr>
      </w:pPr>
      <w:r w:rsidDel="00000000" w:rsidR="00000000" w:rsidRPr="00000000">
        <w:rPr>
          <w:rtl w:val="0"/>
        </w:rPr>
      </w:r>
    </w:p>
    <w:p w:rsidR="00000000" w:rsidDel="00000000" w:rsidP="00000000" w:rsidRDefault="00000000" w:rsidRPr="00000000" w14:paraId="00000204">
      <w:pPr>
        <w:spacing w:line="360" w:lineRule="auto"/>
        <w:ind w:left="720" w:right="720" w:firstLine="0"/>
        <w:jc w:val="both"/>
        <w:rPr>
          <w:sz w:val="24"/>
          <w:szCs w:val="24"/>
        </w:rPr>
      </w:pPr>
      <w:r w:rsidDel="00000000" w:rsidR="00000000" w:rsidRPr="00000000">
        <w:rPr>
          <w:sz w:val="24"/>
          <w:szCs w:val="24"/>
          <w:rtl w:val="0"/>
        </w:rPr>
        <w:t xml:space="preserve">package skillgap.service;</w:t>
      </w:r>
    </w:p>
    <w:p w:rsidR="00000000" w:rsidDel="00000000" w:rsidP="00000000" w:rsidRDefault="00000000" w:rsidRPr="00000000" w14:paraId="00000205">
      <w:pPr>
        <w:spacing w:line="360" w:lineRule="auto"/>
        <w:ind w:left="720" w:right="720" w:firstLine="0"/>
        <w:jc w:val="both"/>
        <w:rPr>
          <w:sz w:val="24"/>
          <w:szCs w:val="24"/>
        </w:rPr>
      </w:pPr>
      <w:r w:rsidDel="00000000" w:rsidR="00000000" w:rsidRPr="00000000">
        <w:rPr>
          <w:sz w:val="24"/>
          <w:szCs w:val="24"/>
          <w:rtl w:val="0"/>
        </w:rPr>
        <w:t xml:space="preserve">import skillgap.model.Resume;</w:t>
      </w:r>
    </w:p>
    <w:p w:rsidR="00000000" w:rsidDel="00000000" w:rsidP="00000000" w:rsidRDefault="00000000" w:rsidRPr="00000000" w14:paraId="00000206">
      <w:pPr>
        <w:spacing w:line="360" w:lineRule="auto"/>
        <w:ind w:left="720" w:right="720" w:firstLine="0"/>
        <w:jc w:val="both"/>
        <w:rPr>
          <w:sz w:val="24"/>
          <w:szCs w:val="24"/>
        </w:rPr>
      </w:pPr>
      <w:r w:rsidDel="00000000" w:rsidR="00000000" w:rsidRPr="00000000">
        <w:rPr>
          <w:sz w:val="24"/>
          <w:szCs w:val="24"/>
          <w:rtl w:val="0"/>
        </w:rPr>
        <w:t xml:space="preserve">import skillgap.model.JobRole;</w:t>
      </w:r>
    </w:p>
    <w:p w:rsidR="00000000" w:rsidDel="00000000" w:rsidP="00000000" w:rsidRDefault="00000000" w:rsidRPr="00000000" w14:paraId="00000207">
      <w:pPr>
        <w:spacing w:line="360" w:lineRule="auto"/>
        <w:ind w:left="720" w:right="720" w:firstLine="0"/>
        <w:jc w:val="both"/>
        <w:rPr>
          <w:sz w:val="24"/>
          <w:szCs w:val="24"/>
        </w:rPr>
      </w:pPr>
      <w:r w:rsidDel="00000000" w:rsidR="00000000" w:rsidRPr="00000000">
        <w:rPr>
          <w:sz w:val="24"/>
          <w:szCs w:val="24"/>
          <w:rtl w:val="0"/>
        </w:rPr>
        <w:t xml:space="preserve">import java.util.ArrayList;</w:t>
      </w:r>
    </w:p>
    <w:p w:rsidR="00000000" w:rsidDel="00000000" w:rsidP="00000000" w:rsidRDefault="00000000" w:rsidRPr="00000000" w14:paraId="00000208">
      <w:pPr>
        <w:spacing w:line="360" w:lineRule="auto"/>
        <w:ind w:left="720" w:right="720" w:firstLine="0"/>
        <w:jc w:val="both"/>
        <w:rPr>
          <w:sz w:val="24"/>
          <w:szCs w:val="24"/>
        </w:rPr>
      </w:pPr>
      <w:r w:rsidDel="00000000" w:rsidR="00000000" w:rsidRPr="00000000">
        <w:rPr>
          <w:sz w:val="24"/>
          <w:szCs w:val="24"/>
          <w:rtl w:val="0"/>
        </w:rPr>
        <w:t xml:space="preserve">import java.util.HashSet;</w:t>
      </w:r>
    </w:p>
    <w:p w:rsidR="00000000" w:rsidDel="00000000" w:rsidP="00000000" w:rsidRDefault="00000000" w:rsidRPr="00000000" w14:paraId="00000209">
      <w:pPr>
        <w:spacing w:line="360" w:lineRule="auto"/>
        <w:ind w:left="720" w:right="720" w:firstLine="0"/>
        <w:jc w:val="both"/>
        <w:rPr>
          <w:sz w:val="24"/>
          <w:szCs w:val="24"/>
        </w:rPr>
      </w:pPr>
      <w:r w:rsidDel="00000000" w:rsidR="00000000" w:rsidRPr="00000000">
        <w:rPr>
          <w:sz w:val="24"/>
          <w:szCs w:val="24"/>
          <w:rtl w:val="0"/>
        </w:rPr>
        <w:t xml:space="preserve">import java.util.List;</w:t>
      </w:r>
    </w:p>
    <w:p w:rsidR="00000000" w:rsidDel="00000000" w:rsidP="00000000" w:rsidRDefault="00000000" w:rsidRPr="00000000" w14:paraId="0000020A">
      <w:pPr>
        <w:spacing w:line="360" w:lineRule="auto"/>
        <w:ind w:left="720" w:right="720" w:firstLine="0"/>
        <w:jc w:val="both"/>
        <w:rPr>
          <w:sz w:val="24"/>
          <w:szCs w:val="24"/>
        </w:rPr>
      </w:pPr>
      <w:r w:rsidDel="00000000" w:rsidR="00000000" w:rsidRPr="00000000">
        <w:rPr>
          <w:sz w:val="24"/>
          <w:szCs w:val="24"/>
          <w:rtl w:val="0"/>
        </w:rPr>
        <w:t xml:space="preserve">import java.util.Set;</w:t>
      </w:r>
    </w:p>
    <w:p w:rsidR="00000000" w:rsidDel="00000000" w:rsidP="00000000" w:rsidRDefault="00000000" w:rsidRPr="00000000" w14:paraId="0000020B">
      <w:pPr>
        <w:spacing w:line="360" w:lineRule="auto"/>
        <w:ind w:left="720" w:right="720" w:firstLine="0"/>
        <w:jc w:val="both"/>
        <w:rPr>
          <w:sz w:val="24"/>
          <w:szCs w:val="24"/>
        </w:rPr>
      </w:pPr>
      <w:r w:rsidDel="00000000" w:rsidR="00000000" w:rsidRPr="00000000">
        <w:rPr>
          <w:sz w:val="24"/>
          <w:szCs w:val="24"/>
          <w:rtl w:val="0"/>
        </w:rPr>
        <w:t xml:space="preserve">public class SkillAnalyserImpl implements SkillAnalyser {</w:t>
      </w:r>
    </w:p>
    <w:p w:rsidR="00000000" w:rsidDel="00000000" w:rsidP="00000000" w:rsidRDefault="00000000" w:rsidRPr="00000000" w14:paraId="0000020C">
      <w:pPr>
        <w:spacing w:line="360" w:lineRule="auto"/>
        <w:ind w:left="720" w:right="720" w:firstLine="0"/>
        <w:jc w:val="both"/>
        <w:rPr>
          <w:sz w:val="24"/>
          <w:szCs w:val="24"/>
        </w:rPr>
      </w:pPr>
      <w:r w:rsidDel="00000000" w:rsidR="00000000" w:rsidRPr="00000000">
        <w:rPr>
          <w:sz w:val="24"/>
          <w:szCs w:val="24"/>
          <w:rtl w:val="0"/>
        </w:rPr>
        <w:t xml:space="preserve">    public List&lt;String&gt; findMissingSkills(</w:t>
      </w:r>
    </w:p>
    <w:p w:rsidR="00000000" w:rsidDel="00000000" w:rsidP="00000000" w:rsidRDefault="00000000" w:rsidRPr="00000000" w14:paraId="0000020D">
      <w:pPr>
        <w:spacing w:line="360" w:lineRule="auto"/>
        <w:ind w:left="720" w:right="720" w:firstLine="0"/>
        <w:jc w:val="both"/>
        <w:rPr>
          <w:sz w:val="24"/>
          <w:szCs w:val="24"/>
        </w:rPr>
      </w:pPr>
      <w:r w:rsidDel="00000000" w:rsidR="00000000" w:rsidRPr="00000000">
        <w:rPr>
          <w:sz w:val="24"/>
          <w:szCs w:val="24"/>
          <w:rtl w:val="0"/>
        </w:rPr>
        <w:t xml:space="preserve">            Resume resume,</w:t>
      </w:r>
    </w:p>
    <w:p w:rsidR="00000000" w:rsidDel="00000000" w:rsidP="00000000" w:rsidRDefault="00000000" w:rsidRPr="00000000" w14:paraId="0000020E">
      <w:pPr>
        <w:spacing w:line="360" w:lineRule="auto"/>
        <w:ind w:left="720" w:right="720" w:firstLine="0"/>
        <w:jc w:val="both"/>
        <w:rPr>
          <w:sz w:val="24"/>
          <w:szCs w:val="24"/>
        </w:rPr>
      </w:pPr>
      <w:r w:rsidDel="00000000" w:rsidR="00000000" w:rsidRPr="00000000">
        <w:rPr>
          <w:sz w:val="24"/>
          <w:szCs w:val="24"/>
          <w:rtl w:val="0"/>
        </w:rPr>
        <w:t xml:space="preserve">            JobRole jobRole) {</w:t>
      </w:r>
    </w:p>
    <w:p w:rsidR="00000000" w:rsidDel="00000000" w:rsidP="00000000" w:rsidRDefault="00000000" w:rsidRPr="00000000" w14:paraId="0000020F">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10">
      <w:pPr>
        <w:spacing w:line="360" w:lineRule="auto"/>
        <w:ind w:left="720" w:right="720" w:firstLine="0"/>
        <w:jc w:val="both"/>
        <w:rPr>
          <w:sz w:val="24"/>
          <w:szCs w:val="24"/>
        </w:rPr>
      </w:pPr>
      <w:r w:rsidDel="00000000" w:rsidR="00000000" w:rsidRPr="00000000">
        <w:rPr>
          <w:sz w:val="24"/>
          <w:szCs w:val="24"/>
          <w:rtl w:val="0"/>
        </w:rPr>
        <w:t xml:space="preserve">        Set&lt;String&gt; userSkills = new HashSet&lt;&gt;();</w:t>
      </w:r>
    </w:p>
    <w:p w:rsidR="00000000" w:rsidDel="00000000" w:rsidP="00000000" w:rsidRDefault="00000000" w:rsidRPr="00000000" w14:paraId="00000211">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12">
      <w:pPr>
        <w:spacing w:line="360" w:lineRule="auto"/>
        <w:ind w:left="720" w:right="720" w:firstLine="0"/>
        <w:jc w:val="both"/>
        <w:rPr>
          <w:sz w:val="24"/>
          <w:szCs w:val="24"/>
        </w:rPr>
      </w:pPr>
      <w:r w:rsidDel="00000000" w:rsidR="00000000" w:rsidRPr="00000000">
        <w:rPr>
          <w:sz w:val="24"/>
          <w:szCs w:val="24"/>
          <w:rtl w:val="0"/>
        </w:rPr>
        <w:t xml:space="preserve">        for (String skill : resume.getSkills()) {</w:t>
      </w:r>
    </w:p>
    <w:p w:rsidR="00000000" w:rsidDel="00000000" w:rsidP="00000000" w:rsidRDefault="00000000" w:rsidRPr="00000000" w14:paraId="00000213">
      <w:pPr>
        <w:spacing w:line="360" w:lineRule="auto"/>
        <w:ind w:left="720" w:right="720" w:firstLine="0"/>
        <w:jc w:val="both"/>
        <w:rPr>
          <w:sz w:val="24"/>
          <w:szCs w:val="24"/>
        </w:rPr>
      </w:pPr>
      <w:r w:rsidDel="00000000" w:rsidR="00000000" w:rsidRPr="00000000">
        <w:rPr>
          <w:sz w:val="24"/>
          <w:szCs w:val="24"/>
          <w:rtl w:val="0"/>
        </w:rPr>
        <w:t xml:space="preserve">            userSkills.add(skill.trim().toLowerCase());</w:t>
      </w:r>
    </w:p>
    <w:p w:rsidR="00000000" w:rsidDel="00000000" w:rsidP="00000000" w:rsidRDefault="00000000" w:rsidRPr="00000000" w14:paraId="00000214">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5">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16">
      <w:pPr>
        <w:spacing w:line="360" w:lineRule="auto"/>
        <w:ind w:left="720" w:right="720" w:firstLine="0"/>
        <w:jc w:val="both"/>
        <w:rPr>
          <w:sz w:val="24"/>
          <w:szCs w:val="24"/>
        </w:rPr>
      </w:pPr>
      <w:r w:rsidDel="00000000" w:rsidR="00000000" w:rsidRPr="00000000">
        <w:rPr>
          <w:sz w:val="24"/>
          <w:szCs w:val="24"/>
          <w:rtl w:val="0"/>
        </w:rPr>
        <w:t xml:space="preserve">        List&lt;String&gt; missingSkills = new ArrayList&lt;&gt;();</w:t>
      </w:r>
    </w:p>
    <w:p w:rsidR="00000000" w:rsidDel="00000000" w:rsidP="00000000" w:rsidRDefault="00000000" w:rsidRPr="00000000" w14:paraId="00000217">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18">
      <w:pPr>
        <w:spacing w:line="360" w:lineRule="auto"/>
        <w:ind w:left="720" w:right="720" w:firstLine="0"/>
        <w:jc w:val="both"/>
        <w:rPr>
          <w:sz w:val="24"/>
          <w:szCs w:val="24"/>
        </w:rPr>
      </w:pPr>
      <w:r w:rsidDel="00000000" w:rsidR="00000000" w:rsidRPr="00000000">
        <w:rPr>
          <w:sz w:val="24"/>
          <w:szCs w:val="24"/>
          <w:rtl w:val="0"/>
        </w:rPr>
        <w:t xml:space="preserve">        for (String skill : jobRole.getRequiredSkills()) {</w:t>
      </w:r>
    </w:p>
    <w:p w:rsidR="00000000" w:rsidDel="00000000" w:rsidP="00000000" w:rsidRDefault="00000000" w:rsidRPr="00000000" w14:paraId="00000219">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1A">
      <w:pPr>
        <w:spacing w:line="360" w:lineRule="auto"/>
        <w:ind w:left="720" w:right="720" w:firstLine="0"/>
        <w:jc w:val="both"/>
        <w:rPr>
          <w:sz w:val="24"/>
          <w:szCs w:val="24"/>
        </w:rPr>
      </w:pPr>
      <w:r w:rsidDel="00000000" w:rsidR="00000000" w:rsidRPr="00000000">
        <w:rPr>
          <w:sz w:val="24"/>
          <w:szCs w:val="24"/>
          <w:rtl w:val="0"/>
        </w:rPr>
        <w:t xml:space="preserve">            if (!userSkills.contains(</w:t>
      </w:r>
    </w:p>
    <w:p w:rsidR="00000000" w:rsidDel="00000000" w:rsidP="00000000" w:rsidRDefault="00000000" w:rsidRPr="00000000" w14:paraId="0000021B">
      <w:pPr>
        <w:spacing w:line="360" w:lineRule="auto"/>
        <w:ind w:left="720" w:right="720" w:firstLine="0"/>
        <w:jc w:val="both"/>
        <w:rPr>
          <w:sz w:val="24"/>
          <w:szCs w:val="24"/>
        </w:rPr>
      </w:pPr>
      <w:r w:rsidDel="00000000" w:rsidR="00000000" w:rsidRPr="00000000">
        <w:rPr>
          <w:sz w:val="24"/>
          <w:szCs w:val="24"/>
          <w:rtl w:val="0"/>
        </w:rPr>
        <w:t xml:space="preserve">                    skill.trim().toLowerCase())) {</w:t>
      </w:r>
    </w:p>
    <w:p w:rsidR="00000000" w:rsidDel="00000000" w:rsidP="00000000" w:rsidRDefault="00000000" w:rsidRPr="00000000" w14:paraId="0000021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1D">
      <w:pPr>
        <w:spacing w:line="360" w:lineRule="auto"/>
        <w:ind w:left="720" w:right="720" w:firstLine="0"/>
        <w:jc w:val="both"/>
        <w:rPr>
          <w:sz w:val="24"/>
          <w:szCs w:val="24"/>
        </w:rPr>
      </w:pPr>
      <w:r w:rsidDel="00000000" w:rsidR="00000000" w:rsidRPr="00000000">
        <w:rPr>
          <w:sz w:val="24"/>
          <w:szCs w:val="24"/>
          <w:rtl w:val="0"/>
        </w:rPr>
        <w:t xml:space="preserve">                missingSkills.add(skill);</w:t>
      </w:r>
    </w:p>
    <w:p w:rsidR="00000000" w:rsidDel="00000000" w:rsidP="00000000" w:rsidRDefault="00000000" w:rsidRPr="00000000" w14:paraId="0000021E">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F">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21">
      <w:pPr>
        <w:spacing w:line="360" w:lineRule="auto"/>
        <w:ind w:left="720" w:right="720" w:firstLine="0"/>
        <w:jc w:val="both"/>
        <w:rPr>
          <w:sz w:val="24"/>
          <w:szCs w:val="24"/>
        </w:rPr>
      </w:pPr>
      <w:r w:rsidDel="00000000" w:rsidR="00000000" w:rsidRPr="00000000">
        <w:rPr>
          <w:sz w:val="24"/>
          <w:szCs w:val="24"/>
          <w:rtl w:val="0"/>
        </w:rPr>
        <w:t xml:space="preserve">        return missingSkills;</w:t>
      </w:r>
    </w:p>
    <w:p w:rsidR="00000000" w:rsidDel="00000000" w:rsidP="00000000" w:rsidRDefault="00000000" w:rsidRPr="00000000" w14:paraId="00000222">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3">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24">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59" name=""/>
                <a:graphic>
                  <a:graphicData uri="http://schemas.microsoft.com/office/word/2010/wordprocessingShape">
                    <wps:wsp>
                      <wps:cNvSpPr/>
                      <wps:cNvPr id="39" name="Shape 39"/>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59"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public List&lt;String&gt; findMatchingSkills(</w:t>
      </w:r>
    </w:p>
    <w:p w:rsidR="00000000" w:rsidDel="00000000" w:rsidP="00000000" w:rsidRDefault="00000000" w:rsidRPr="00000000" w14:paraId="00000225">
      <w:pPr>
        <w:spacing w:line="360" w:lineRule="auto"/>
        <w:ind w:left="720" w:right="720" w:firstLine="0"/>
        <w:jc w:val="both"/>
        <w:rPr>
          <w:sz w:val="24"/>
          <w:szCs w:val="24"/>
        </w:rPr>
      </w:pPr>
      <w:r w:rsidDel="00000000" w:rsidR="00000000" w:rsidRPr="00000000">
        <w:rPr>
          <w:sz w:val="24"/>
          <w:szCs w:val="24"/>
          <w:rtl w:val="0"/>
        </w:rPr>
        <w:t xml:space="preserve">            Resume resume,</w:t>
      </w:r>
    </w:p>
    <w:p w:rsidR="00000000" w:rsidDel="00000000" w:rsidP="00000000" w:rsidRDefault="00000000" w:rsidRPr="00000000" w14:paraId="00000226">
      <w:pPr>
        <w:spacing w:line="360" w:lineRule="auto"/>
        <w:ind w:left="720" w:right="720" w:firstLine="0"/>
        <w:jc w:val="both"/>
        <w:rPr>
          <w:sz w:val="24"/>
          <w:szCs w:val="24"/>
        </w:rPr>
      </w:pPr>
      <w:r w:rsidDel="00000000" w:rsidR="00000000" w:rsidRPr="00000000">
        <w:rPr>
          <w:sz w:val="24"/>
          <w:szCs w:val="24"/>
          <w:rtl w:val="0"/>
        </w:rPr>
        <w:t xml:space="preserve">            JobRole jobRole) {</w:t>
      </w:r>
    </w:p>
    <w:p w:rsidR="00000000" w:rsidDel="00000000" w:rsidP="00000000" w:rsidRDefault="00000000" w:rsidRPr="00000000" w14:paraId="00000227">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28">
      <w:pPr>
        <w:spacing w:line="360" w:lineRule="auto"/>
        <w:ind w:left="720" w:right="720" w:firstLine="0"/>
        <w:jc w:val="both"/>
        <w:rPr>
          <w:sz w:val="24"/>
          <w:szCs w:val="24"/>
        </w:rPr>
      </w:pPr>
      <w:r w:rsidDel="00000000" w:rsidR="00000000" w:rsidRPr="00000000">
        <w:rPr>
          <w:sz w:val="24"/>
          <w:szCs w:val="24"/>
          <w:rtl w:val="0"/>
        </w:rPr>
        <w:t xml:space="preserve">        Set&lt;String&gt; userSkills = new HashSet&lt;&gt;();</w:t>
      </w:r>
    </w:p>
    <w:p w:rsidR="00000000" w:rsidDel="00000000" w:rsidP="00000000" w:rsidRDefault="00000000" w:rsidRPr="00000000" w14:paraId="00000229">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2A">
      <w:pPr>
        <w:spacing w:line="360" w:lineRule="auto"/>
        <w:ind w:left="720" w:right="720" w:firstLine="0"/>
        <w:jc w:val="both"/>
        <w:rPr>
          <w:sz w:val="24"/>
          <w:szCs w:val="24"/>
        </w:rPr>
      </w:pPr>
      <w:r w:rsidDel="00000000" w:rsidR="00000000" w:rsidRPr="00000000">
        <w:rPr>
          <w:sz w:val="24"/>
          <w:szCs w:val="24"/>
          <w:rtl w:val="0"/>
        </w:rPr>
        <w:t xml:space="preserve">        for (String skill : resume.getSkills()) {</w:t>
      </w:r>
    </w:p>
    <w:p w:rsidR="00000000" w:rsidDel="00000000" w:rsidP="00000000" w:rsidRDefault="00000000" w:rsidRPr="00000000" w14:paraId="0000022B">
      <w:pPr>
        <w:spacing w:line="360" w:lineRule="auto"/>
        <w:ind w:left="720" w:right="720" w:firstLine="0"/>
        <w:jc w:val="both"/>
        <w:rPr>
          <w:sz w:val="24"/>
          <w:szCs w:val="24"/>
        </w:rPr>
      </w:pPr>
      <w:r w:rsidDel="00000000" w:rsidR="00000000" w:rsidRPr="00000000">
        <w:rPr>
          <w:sz w:val="24"/>
          <w:szCs w:val="24"/>
          <w:rtl w:val="0"/>
        </w:rPr>
        <w:t xml:space="preserve">            userSkills.add(skill.trim().toLowerCase());</w:t>
      </w:r>
    </w:p>
    <w:p w:rsidR="00000000" w:rsidDel="00000000" w:rsidP="00000000" w:rsidRDefault="00000000" w:rsidRPr="00000000" w14:paraId="0000022C">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D">
      <w:pPr>
        <w:spacing w:line="360" w:lineRule="auto"/>
        <w:ind w:left="720" w:right="720" w:firstLine="0"/>
        <w:jc w:val="both"/>
        <w:rPr>
          <w:sz w:val="24"/>
          <w:szCs w:val="24"/>
        </w:rPr>
      </w:pPr>
      <w:r w:rsidDel="00000000" w:rsidR="00000000" w:rsidRPr="00000000">
        <w:rPr>
          <w:sz w:val="24"/>
          <w:szCs w:val="24"/>
          <w:rtl w:val="0"/>
        </w:rPr>
        <w:t xml:space="preserve">        List&lt;String&gt; matchingSkills = new ArrayList&lt;&gt;();</w:t>
      </w:r>
    </w:p>
    <w:p w:rsidR="00000000" w:rsidDel="00000000" w:rsidP="00000000" w:rsidRDefault="00000000" w:rsidRPr="00000000" w14:paraId="0000022E">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2F">
      <w:pPr>
        <w:spacing w:line="360" w:lineRule="auto"/>
        <w:ind w:left="720" w:right="720" w:firstLine="0"/>
        <w:jc w:val="both"/>
        <w:rPr>
          <w:sz w:val="24"/>
          <w:szCs w:val="24"/>
        </w:rPr>
      </w:pPr>
      <w:r w:rsidDel="00000000" w:rsidR="00000000" w:rsidRPr="00000000">
        <w:rPr>
          <w:sz w:val="24"/>
          <w:szCs w:val="24"/>
          <w:rtl w:val="0"/>
        </w:rPr>
        <w:t xml:space="preserve">        for (String skill : jobRole.getRequiredSkills()) {</w:t>
      </w:r>
    </w:p>
    <w:p w:rsidR="00000000" w:rsidDel="00000000" w:rsidP="00000000" w:rsidRDefault="00000000" w:rsidRPr="00000000" w14:paraId="0000023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31">
      <w:pPr>
        <w:spacing w:line="360" w:lineRule="auto"/>
        <w:ind w:left="720" w:right="720" w:firstLine="0"/>
        <w:jc w:val="both"/>
        <w:rPr>
          <w:sz w:val="24"/>
          <w:szCs w:val="24"/>
        </w:rPr>
      </w:pPr>
      <w:r w:rsidDel="00000000" w:rsidR="00000000" w:rsidRPr="00000000">
        <w:rPr>
          <w:sz w:val="24"/>
          <w:szCs w:val="24"/>
          <w:rtl w:val="0"/>
        </w:rPr>
        <w:t xml:space="preserve">            if (userSkills.contains(</w:t>
      </w:r>
    </w:p>
    <w:p w:rsidR="00000000" w:rsidDel="00000000" w:rsidP="00000000" w:rsidRDefault="00000000" w:rsidRPr="00000000" w14:paraId="00000232">
      <w:pPr>
        <w:spacing w:line="360" w:lineRule="auto"/>
        <w:ind w:left="720" w:right="720" w:firstLine="0"/>
        <w:jc w:val="both"/>
        <w:rPr>
          <w:sz w:val="24"/>
          <w:szCs w:val="24"/>
        </w:rPr>
      </w:pPr>
      <w:r w:rsidDel="00000000" w:rsidR="00000000" w:rsidRPr="00000000">
        <w:rPr>
          <w:sz w:val="24"/>
          <w:szCs w:val="24"/>
          <w:rtl w:val="0"/>
        </w:rPr>
        <w:t xml:space="preserve">                    skill.trim().toLowerCase())) {</w:t>
      </w:r>
    </w:p>
    <w:p w:rsidR="00000000" w:rsidDel="00000000" w:rsidP="00000000" w:rsidRDefault="00000000" w:rsidRPr="00000000" w14:paraId="00000233">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34">
      <w:pPr>
        <w:spacing w:line="360" w:lineRule="auto"/>
        <w:ind w:left="720" w:right="720" w:firstLine="0"/>
        <w:jc w:val="both"/>
        <w:rPr>
          <w:sz w:val="24"/>
          <w:szCs w:val="24"/>
        </w:rPr>
      </w:pPr>
      <w:r w:rsidDel="00000000" w:rsidR="00000000" w:rsidRPr="00000000">
        <w:rPr>
          <w:sz w:val="24"/>
          <w:szCs w:val="24"/>
          <w:rtl w:val="0"/>
        </w:rPr>
        <w:t xml:space="preserve">                matchingSkills.add(skill);</w:t>
      </w:r>
    </w:p>
    <w:p w:rsidR="00000000" w:rsidDel="00000000" w:rsidP="00000000" w:rsidRDefault="00000000" w:rsidRPr="00000000" w14:paraId="0000023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6">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7">
      <w:pPr>
        <w:spacing w:line="360" w:lineRule="auto"/>
        <w:ind w:left="720" w:right="720" w:firstLine="0"/>
        <w:jc w:val="both"/>
        <w:rPr>
          <w:sz w:val="24"/>
          <w:szCs w:val="24"/>
        </w:rPr>
      </w:pPr>
      <w:r w:rsidDel="00000000" w:rsidR="00000000" w:rsidRPr="00000000">
        <w:rPr>
          <w:sz w:val="24"/>
          <w:szCs w:val="24"/>
          <w:rtl w:val="0"/>
        </w:rPr>
        <w:t xml:space="preserve">        return matchingSkills;</w:t>
      </w:r>
    </w:p>
    <w:p w:rsidR="00000000" w:rsidDel="00000000" w:rsidP="00000000" w:rsidRDefault="00000000" w:rsidRPr="00000000" w14:paraId="00000238">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9">
      <w:pPr>
        <w:spacing w:line="360" w:lineRule="auto"/>
        <w:ind w:left="720" w:right="720" w:firstLine="0"/>
        <w:jc w:val="both"/>
        <w:rPr>
          <w:sz w:val="24"/>
          <w:szCs w:val="24"/>
        </w:rPr>
      </w:pPr>
      <w:r w:rsidDel="00000000" w:rsidR="00000000" w:rsidRPr="00000000">
        <w:rPr>
          <w:sz w:val="24"/>
          <w:szCs w:val="24"/>
          <w:rtl w:val="0"/>
        </w:rPr>
        <w:t xml:space="preserve">    public double calculateMatchPercentage(</w:t>
      </w:r>
    </w:p>
    <w:p w:rsidR="00000000" w:rsidDel="00000000" w:rsidP="00000000" w:rsidRDefault="00000000" w:rsidRPr="00000000" w14:paraId="0000023A">
      <w:pPr>
        <w:spacing w:line="360" w:lineRule="auto"/>
        <w:ind w:left="720" w:right="720" w:firstLine="0"/>
        <w:jc w:val="both"/>
        <w:rPr>
          <w:sz w:val="24"/>
          <w:szCs w:val="24"/>
        </w:rPr>
      </w:pPr>
      <w:r w:rsidDel="00000000" w:rsidR="00000000" w:rsidRPr="00000000">
        <w:rPr>
          <w:sz w:val="24"/>
          <w:szCs w:val="24"/>
          <w:rtl w:val="0"/>
        </w:rPr>
        <w:t xml:space="preserve">            Resume resume,</w:t>
      </w:r>
    </w:p>
    <w:p w:rsidR="00000000" w:rsidDel="00000000" w:rsidP="00000000" w:rsidRDefault="00000000" w:rsidRPr="00000000" w14:paraId="0000023B">
      <w:pPr>
        <w:spacing w:line="360" w:lineRule="auto"/>
        <w:ind w:left="720" w:right="720" w:firstLine="0"/>
        <w:jc w:val="both"/>
        <w:rPr>
          <w:sz w:val="24"/>
          <w:szCs w:val="24"/>
        </w:rPr>
      </w:pPr>
      <w:r w:rsidDel="00000000" w:rsidR="00000000" w:rsidRPr="00000000">
        <w:rPr>
          <w:sz w:val="24"/>
          <w:szCs w:val="24"/>
          <w:rtl w:val="0"/>
        </w:rPr>
        <w:t xml:space="preserve">            JobRole jobRole) {</w:t>
      </w:r>
    </w:p>
    <w:p w:rsidR="00000000" w:rsidDel="00000000" w:rsidP="00000000" w:rsidRDefault="00000000" w:rsidRPr="00000000" w14:paraId="0000023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3D">
      <w:pPr>
        <w:spacing w:line="360" w:lineRule="auto"/>
        <w:ind w:left="720" w:right="720" w:firstLine="0"/>
        <w:jc w:val="both"/>
        <w:rPr>
          <w:sz w:val="24"/>
          <w:szCs w:val="24"/>
        </w:rPr>
      </w:pPr>
      <w:r w:rsidDel="00000000" w:rsidR="00000000" w:rsidRPr="00000000">
        <w:rPr>
          <w:sz w:val="24"/>
          <w:szCs w:val="24"/>
          <w:rtl w:val="0"/>
        </w:rPr>
        <w:t xml:space="preserve">        if (jobRole.getRequiredSkills().isEmpty()) {</w:t>
      </w:r>
    </w:p>
    <w:p w:rsidR="00000000" w:rsidDel="00000000" w:rsidP="00000000" w:rsidRDefault="00000000" w:rsidRPr="00000000" w14:paraId="0000023E">
      <w:pPr>
        <w:spacing w:line="360" w:lineRule="auto"/>
        <w:ind w:left="720" w:right="720" w:firstLine="0"/>
        <w:jc w:val="both"/>
        <w:rPr>
          <w:sz w:val="24"/>
          <w:szCs w:val="24"/>
        </w:rPr>
      </w:pPr>
      <w:r w:rsidDel="00000000" w:rsidR="00000000" w:rsidRPr="00000000">
        <w:rPr>
          <w:sz w:val="24"/>
          <w:szCs w:val="24"/>
          <w:rtl w:val="0"/>
        </w:rPr>
        <w:t xml:space="preserve">            return 0;</w:t>
      </w:r>
    </w:p>
    <w:p w:rsidR="00000000" w:rsidDel="00000000" w:rsidP="00000000" w:rsidRDefault="00000000" w:rsidRPr="00000000" w14:paraId="0000023F">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41">
      <w:pPr>
        <w:spacing w:line="360" w:lineRule="auto"/>
        <w:ind w:left="720" w:right="720" w:firstLine="0"/>
        <w:jc w:val="both"/>
        <w:rPr>
          <w:sz w:val="24"/>
          <w:szCs w:val="24"/>
        </w:rPr>
      </w:pPr>
      <w:r w:rsidDel="00000000" w:rsidR="00000000" w:rsidRPr="00000000">
        <w:rPr>
          <w:sz w:val="24"/>
          <w:szCs w:val="24"/>
          <w:rtl w:val="0"/>
        </w:rPr>
        <w:t xml:space="preserve">        List&lt;String&gt; matchingSkills =</w:t>
      </w:r>
    </w:p>
    <w:p w:rsidR="00000000" w:rsidDel="00000000" w:rsidP="00000000" w:rsidRDefault="00000000" w:rsidRPr="00000000" w14:paraId="00000242">
      <w:pPr>
        <w:spacing w:line="360" w:lineRule="auto"/>
        <w:ind w:left="720" w:right="720" w:firstLine="0"/>
        <w:jc w:val="both"/>
        <w:rPr>
          <w:sz w:val="24"/>
          <w:szCs w:val="24"/>
        </w:rPr>
      </w:pPr>
      <w:r w:rsidDel="00000000" w:rsidR="00000000" w:rsidRPr="00000000">
        <w:rPr>
          <w:sz w:val="24"/>
          <w:szCs w:val="24"/>
          <w:rtl w:val="0"/>
        </w:rPr>
        <w:t xml:space="preserve">                findMatchingSkills(resume, jobRole);</w:t>
      </w:r>
    </w:p>
    <w:p w:rsidR="00000000" w:rsidDel="00000000" w:rsidP="00000000" w:rsidRDefault="00000000" w:rsidRPr="00000000" w14:paraId="00000243">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44">
      <w:pPr>
        <w:spacing w:line="360" w:lineRule="auto"/>
        <w:ind w:left="720" w:right="720" w:firstLine="0"/>
        <w:jc w:val="both"/>
        <w:rPr>
          <w:sz w:val="24"/>
          <w:szCs w:val="24"/>
        </w:rPr>
      </w:pPr>
      <w:r w:rsidDel="00000000" w:rsidR="00000000" w:rsidRPr="00000000">
        <w:rPr>
          <w:sz w:val="24"/>
          <w:szCs w:val="24"/>
          <w:rtl w:val="0"/>
        </w:rPr>
        <w:t xml:space="preserve">        return (matchingSkills.size() * 100.0)/ jobRole.getRequiredSkills().size();</w:t>
      </w:r>
    </w:p>
    <w:p w:rsidR="00000000" w:rsidDel="00000000" w:rsidP="00000000" w:rsidRDefault="00000000" w:rsidRPr="00000000" w14:paraId="0000024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6">
      <w:pPr>
        <w:spacing w:line="360" w:lineRule="auto"/>
        <w:ind w:left="720" w:right="72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247">
      <w:pPr>
        <w:spacing w:line="360" w:lineRule="auto"/>
        <w:ind w:left="720" w:right="720"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0" name=""/>
                <a:graphic>
                  <a:graphicData uri="http://schemas.microsoft.com/office/word/2010/wordprocessingShape">
                    <wps:wsp>
                      <wps:cNvSpPr/>
                      <wps:cNvPr id="40" name="Shape 40"/>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0"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48">
      <w:pPr>
        <w:pStyle w:val="Heading3"/>
        <w:spacing w:after="80" w:before="280" w:line="360" w:lineRule="auto"/>
        <w:ind w:left="720" w:right="720" w:firstLine="0"/>
        <w:rPr>
          <w:sz w:val="24"/>
          <w:szCs w:val="24"/>
        </w:rPr>
      </w:pPr>
      <w:bookmarkStart w:colFirst="0" w:colLast="0" w:name="_heading=h.2cxe3rgkapk5" w:id="17"/>
      <w:bookmarkEnd w:id="17"/>
      <w:r w:rsidDel="00000000" w:rsidR="00000000" w:rsidRPr="00000000">
        <w:rPr>
          <w:sz w:val="24"/>
          <w:szCs w:val="24"/>
          <w:rtl w:val="0"/>
        </w:rPr>
        <w:t xml:space="preserve">4. GUI Implementation</w:t>
      </w:r>
    </w:p>
    <w:p w:rsidR="00000000" w:rsidDel="00000000" w:rsidP="00000000" w:rsidRDefault="00000000" w:rsidRPr="00000000" w14:paraId="00000249">
      <w:pPr>
        <w:spacing w:after="240" w:before="240" w:line="360" w:lineRule="auto"/>
        <w:ind w:left="720" w:right="720" w:firstLine="0"/>
        <w:rPr>
          <w:sz w:val="24"/>
          <w:szCs w:val="24"/>
        </w:rPr>
      </w:pPr>
      <w:r w:rsidDel="00000000" w:rsidR="00000000" w:rsidRPr="00000000">
        <w:rPr>
          <w:sz w:val="24"/>
          <w:szCs w:val="24"/>
          <w:rtl w:val="0"/>
        </w:rPr>
        <w:t xml:space="preserve">The Java Swing interface provides input fields for student skills and job-role selection and displays the generated skill-gap analysis</w:t>
      </w:r>
    </w:p>
    <w:p w:rsidR="00000000" w:rsidDel="00000000" w:rsidP="00000000" w:rsidRDefault="00000000" w:rsidRPr="00000000" w14:paraId="0000024A">
      <w:pPr>
        <w:spacing w:after="240" w:before="240" w:line="360" w:lineRule="auto"/>
        <w:ind w:left="720" w:righ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24B">
      <w:pPr>
        <w:spacing w:line="360" w:lineRule="auto"/>
        <w:ind w:left="720" w:right="720" w:firstLine="0"/>
        <w:jc w:val="both"/>
        <w:rPr>
          <w:sz w:val="24"/>
          <w:szCs w:val="24"/>
        </w:rPr>
      </w:pPr>
      <w:r w:rsidDel="00000000" w:rsidR="00000000" w:rsidRPr="00000000">
        <w:rPr>
          <w:sz w:val="24"/>
          <w:szCs w:val="24"/>
          <w:rtl w:val="0"/>
        </w:rPr>
        <w:t xml:space="preserve">package skillgap.gui;</w:t>
      </w:r>
    </w:p>
    <w:p w:rsidR="00000000" w:rsidDel="00000000" w:rsidP="00000000" w:rsidRDefault="00000000" w:rsidRPr="00000000" w14:paraId="0000024C">
      <w:pPr>
        <w:spacing w:line="360" w:lineRule="auto"/>
        <w:ind w:left="720" w:right="720" w:firstLine="0"/>
        <w:jc w:val="both"/>
        <w:rPr>
          <w:sz w:val="24"/>
          <w:szCs w:val="24"/>
        </w:rPr>
      </w:pPr>
      <w:r w:rsidDel="00000000" w:rsidR="00000000" w:rsidRPr="00000000">
        <w:rPr>
          <w:sz w:val="24"/>
          <w:szCs w:val="24"/>
          <w:rtl w:val="0"/>
        </w:rPr>
        <w:t xml:space="preserve">import skillgap.database.DatabaseManager;</w:t>
      </w:r>
    </w:p>
    <w:p w:rsidR="00000000" w:rsidDel="00000000" w:rsidP="00000000" w:rsidRDefault="00000000" w:rsidRPr="00000000" w14:paraId="0000024D">
      <w:pPr>
        <w:spacing w:line="360" w:lineRule="auto"/>
        <w:ind w:left="720" w:right="720" w:firstLine="0"/>
        <w:jc w:val="both"/>
        <w:rPr>
          <w:sz w:val="24"/>
          <w:szCs w:val="24"/>
        </w:rPr>
      </w:pPr>
      <w:r w:rsidDel="00000000" w:rsidR="00000000" w:rsidRPr="00000000">
        <w:rPr>
          <w:sz w:val="24"/>
          <w:szCs w:val="24"/>
          <w:rtl w:val="0"/>
        </w:rPr>
        <w:t xml:space="preserve">import skillgap.model.JobRole;</w:t>
      </w:r>
    </w:p>
    <w:p w:rsidR="00000000" w:rsidDel="00000000" w:rsidP="00000000" w:rsidRDefault="00000000" w:rsidRPr="00000000" w14:paraId="0000024E">
      <w:pPr>
        <w:spacing w:line="360" w:lineRule="auto"/>
        <w:ind w:left="720" w:right="720" w:firstLine="0"/>
        <w:jc w:val="both"/>
        <w:rPr>
          <w:sz w:val="24"/>
          <w:szCs w:val="24"/>
        </w:rPr>
      </w:pPr>
      <w:r w:rsidDel="00000000" w:rsidR="00000000" w:rsidRPr="00000000">
        <w:rPr>
          <w:sz w:val="24"/>
          <w:szCs w:val="24"/>
          <w:rtl w:val="0"/>
        </w:rPr>
        <w:t xml:space="preserve">import skillgap.model.Resume;</w:t>
      </w:r>
    </w:p>
    <w:p w:rsidR="00000000" w:rsidDel="00000000" w:rsidP="00000000" w:rsidRDefault="00000000" w:rsidRPr="00000000" w14:paraId="0000024F">
      <w:pPr>
        <w:spacing w:line="360" w:lineRule="auto"/>
        <w:ind w:left="720" w:right="720" w:firstLine="0"/>
        <w:jc w:val="both"/>
        <w:rPr>
          <w:sz w:val="24"/>
          <w:szCs w:val="24"/>
        </w:rPr>
      </w:pPr>
      <w:r w:rsidDel="00000000" w:rsidR="00000000" w:rsidRPr="00000000">
        <w:rPr>
          <w:sz w:val="24"/>
          <w:szCs w:val="24"/>
          <w:rtl w:val="0"/>
        </w:rPr>
        <w:t xml:space="preserve">import skillgap.service.SkillAnalyser;</w:t>
      </w:r>
    </w:p>
    <w:p w:rsidR="00000000" w:rsidDel="00000000" w:rsidP="00000000" w:rsidRDefault="00000000" w:rsidRPr="00000000" w14:paraId="00000250">
      <w:pPr>
        <w:spacing w:line="360" w:lineRule="auto"/>
        <w:ind w:left="720" w:right="720" w:firstLine="0"/>
        <w:jc w:val="both"/>
        <w:rPr>
          <w:sz w:val="24"/>
          <w:szCs w:val="24"/>
        </w:rPr>
      </w:pPr>
      <w:r w:rsidDel="00000000" w:rsidR="00000000" w:rsidRPr="00000000">
        <w:rPr>
          <w:sz w:val="24"/>
          <w:szCs w:val="24"/>
          <w:rtl w:val="0"/>
        </w:rPr>
        <w:t xml:space="preserve">import skillgap.service.SkillAnalyserImpl;</w:t>
      </w:r>
    </w:p>
    <w:p w:rsidR="00000000" w:rsidDel="00000000" w:rsidP="00000000" w:rsidRDefault="00000000" w:rsidRPr="00000000" w14:paraId="00000251">
      <w:pPr>
        <w:spacing w:line="360" w:lineRule="auto"/>
        <w:ind w:left="720" w:right="720" w:firstLine="0"/>
        <w:jc w:val="both"/>
        <w:rPr>
          <w:sz w:val="24"/>
          <w:szCs w:val="24"/>
        </w:rPr>
      </w:pPr>
      <w:r w:rsidDel="00000000" w:rsidR="00000000" w:rsidRPr="00000000">
        <w:rPr>
          <w:sz w:val="24"/>
          <w:szCs w:val="24"/>
          <w:rtl w:val="0"/>
        </w:rPr>
        <w:t xml:space="preserve">import javax.swing.*;</w:t>
      </w:r>
    </w:p>
    <w:p w:rsidR="00000000" w:rsidDel="00000000" w:rsidP="00000000" w:rsidRDefault="00000000" w:rsidRPr="00000000" w14:paraId="00000252">
      <w:pPr>
        <w:spacing w:line="360" w:lineRule="auto"/>
        <w:ind w:left="720" w:right="720" w:firstLine="0"/>
        <w:jc w:val="both"/>
        <w:rPr>
          <w:sz w:val="24"/>
          <w:szCs w:val="24"/>
        </w:rPr>
      </w:pPr>
      <w:r w:rsidDel="00000000" w:rsidR="00000000" w:rsidRPr="00000000">
        <w:rPr>
          <w:sz w:val="24"/>
          <w:szCs w:val="24"/>
          <w:rtl w:val="0"/>
        </w:rPr>
        <w:t xml:space="preserve">import java.awt.*;</w:t>
      </w:r>
    </w:p>
    <w:p w:rsidR="00000000" w:rsidDel="00000000" w:rsidP="00000000" w:rsidRDefault="00000000" w:rsidRPr="00000000" w14:paraId="00000253">
      <w:pPr>
        <w:spacing w:line="360" w:lineRule="auto"/>
        <w:ind w:left="720" w:right="720" w:firstLine="0"/>
        <w:jc w:val="both"/>
        <w:rPr>
          <w:sz w:val="24"/>
          <w:szCs w:val="24"/>
        </w:rPr>
      </w:pPr>
      <w:r w:rsidDel="00000000" w:rsidR="00000000" w:rsidRPr="00000000">
        <w:rPr>
          <w:sz w:val="24"/>
          <w:szCs w:val="24"/>
          <w:rtl w:val="0"/>
        </w:rPr>
        <w:t xml:space="preserve">import java.util.ArrayList;</w:t>
      </w:r>
    </w:p>
    <w:p w:rsidR="00000000" w:rsidDel="00000000" w:rsidP="00000000" w:rsidRDefault="00000000" w:rsidRPr="00000000" w14:paraId="00000254">
      <w:pPr>
        <w:spacing w:line="360" w:lineRule="auto"/>
        <w:ind w:left="720" w:right="720" w:firstLine="0"/>
        <w:jc w:val="both"/>
        <w:rPr>
          <w:sz w:val="24"/>
          <w:szCs w:val="24"/>
        </w:rPr>
      </w:pPr>
      <w:r w:rsidDel="00000000" w:rsidR="00000000" w:rsidRPr="00000000">
        <w:rPr>
          <w:sz w:val="24"/>
          <w:szCs w:val="24"/>
          <w:rtl w:val="0"/>
        </w:rPr>
        <w:t xml:space="preserve">import java.util.Arrays;</w:t>
      </w:r>
    </w:p>
    <w:p w:rsidR="00000000" w:rsidDel="00000000" w:rsidP="00000000" w:rsidRDefault="00000000" w:rsidRPr="00000000" w14:paraId="00000255">
      <w:pPr>
        <w:spacing w:line="360" w:lineRule="auto"/>
        <w:ind w:left="720" w:right="720" w:firstLine="0"/>
        <w:jc w:val="both"/>
        <w:rPr>
          <w:sz w:val="24"/>
          <w:szCs w:val="24"/>
        </w:rPr>
      </w:pPr>
      <w:r w:rsidDel="00000000" w:rsidR="00000000" w:rsidRPr="00000000">
        <w:rPr>
          <w:sz w:val="24"/>
          <w:szCs w:val="24"/>
          <w:rtl w:val="0"/>
        </w:rPr>
        <w:t xml:space="preserve">import java.util.List;</w:t>
      </w:r>
    </w:p>
    <w:p w:rsidR="00000000" w:rsidDel="00000000" w:rsidP="00000000" w:rsidRDefault="00000000" w:rsidRPr="00000000" w14:paraId="00000256">
      <w:pPr>
        <w:spacing w:line="360" w:lineRule="auto"/>
        <w:ind w:left="720" w:right="720" w:firstLine="0"/>
        <w:jc w:val="both"/>
        <w:rPr>
          <w:sz w:val="24"/>
          <w:szCs w:val="24"/>
        </w:rPr>
      </w:pPr>
      <w:r w:rsidDel="00000000" w:rsidR="00000000" w:rsidRPr="00000000">
        <w:rPr>
          <w:sz w:val="24"/>
          <w:szCs w:val="24"/>
          <w:rtl w:val="0"/>
        </w:rPr>
        <w:t xml:space="preserve">public class MainFrame extends JFrame {</w:t>
      </w:r>
    </w:p>
    <w:p w:rsidR="00000000" w:rsidDel="00000000" w:rsidP="00000000" w:rsidRDefault="00000000" w:rsidRPr="00000000" w14:paraId="00000257">
      <w:pPr>
        <w:spacing w:line="360" w:lineRule="auto"/>
        <w:ind w:left="720" w:right="720" w:firstLine="0"/>
        <w:jc w:val="both"/>
        <w:rPr>
          <w:sz w:val="24"/>
          <w:szCs w:val="24"/>
        </w:rPr>
      </w:pPr>
      <w:r w:rsidDel="00000000" w:rsidR="00000000" w:rsidRPr="00000000">
        <w:rPr>
          <w:sz w:val="24"/>
          <w:szCs w:val="24"/>
          <w:rtl w:val="0"/>
        </w:rPr>
        <w:t xml:space="preserve">    private JTextField nameField;</w:t>
      </w:r>
    </w:p>
    <w:p w:rsidR="00000000" w:rsidDel="00000000" w:rsidP="00000000" w:rsidRDefault="00000000" w:rsidRPr="00000000" w14:paraId="00000258">
      <w:pPr>
        <w:spacing w:line="360" w:lineRule="auto"/>
        <w:ind w:left="720" w:right="720" w:firstLine="0"/>
        <w:jc w:val="both"/>
        <w:rPr>
          <w:sz w:val="24"/>
          <w:szCs w:val="24"/>
        </w:rPr>
      </w:pPr>
      <w:r w:rsidDel="00000000" w:rsidR="00000000" w:rsidRPr="00000000">
        <w:rPr>
          <w:sz w:val="24"/>
          <w:szCs w:val="24"/>
          <w:rtl w:val="0"/>
        </w:rPr>
        <w:t xml:space="preserve">    private JTextField skillsField;</w:t>
      </w:r>
    </w:p>
    <w:p w:rsidR="00000000" w:rsidDel="00000000" w:rsidP="00000000" w:rsidRDefault="00000000" w:rsidRPr="00000000" w14:paraId="00000259">
      <w:pPr>
        <w:spacing w:line="360" w:lineRule="auto"/>
        <w:ind w:left="720" w:right="720" w:firstLine="0"/>
        <w:jc w:val="both"/>
        <w:rPr>
          <w:sz w:val="24"/>
          <w:szCs w:val="24"/>
        </w:rPr>
      </w:pPr>
      <w:r w:rsidDel="00000000" w:rsidR="00000000" w:rsidRPr="00000000">
        <w:rPr>
          <w:sz w:val="24"/>
          <w:szCs w:val="24"/>
          <w:rtl w:val="0"/>
        </w:rPr>
        <w:t xml:space="preserve">    private JComboBox&lt;String&gt; roleBox;</w:t>
      </w:r>
    </w:p>
    <w:p w:rsidR="00000000" w:rsidDel="00000000" w:rsidP="00000000" w:rsidRDefault="00000000" w:rsidRPr="00000000" w14:paraId="0000025A">
      <w:pPr>
        <w:spacing w:line="360" w:lineRule="auto"/>
        <w:ind w:left="720" w:right="720" w:firstLine="0"/>
        <w:jc w:val="both"/>
        <w:rPr>
          <w:sz w:val="24"/>
          <w:szCs w:val="24"/>
        </w:rPr>
      </w:pPr>
      <w:r w:rsidDel="00000000" w:rsidR="00000000" w:rsidRPr="00000000">
        <w:rPr>
          <w:sz w:val="24"/>
          <w:szCs w:val="24"/>
          <w:rtl w:val="0"/>
        </w:rPr>
        <w:t xml:space="preserve">    private JTextArea resultArea;</w:t>
      </w:r>
    </w:p>
    <w:p w:rsidR="00000000" w:rsidDel="00000000" w:rsidP="00000000" w:rsidRDefault="00000000" w:rsidRPr="00000000" w14:paraId="0000025B">
      <w:pPr>
        <w:spacing w:line="360" w:lineRule="auto"/>
        <w:ind w:left="720" w:right="720" w:firstLine="0"/>
        <w:jc w:val="both"/>
        <w:rPr>
          <w:sz w:val="24"/>
          <w:szCs w:val="24"/>
        </w:rPr>
      </w:pPr>
      <w:r w:rsidDel="00000000" w:rsidR="00000000" w:rsidRPr="00000000">
        <w:rPr>
          <w:sz w:val="24"/>
          <w:szCs w:val="24"/>
          <w:rtl w:val="0"/>
        </w:rPr>
        <w:t xml:space="preserve">    private DatabaseManager databaseManager;</w:t>
      </w:r>
    </w:p>
    <w:p w:rsidR="00000000" w:rsidDel="00000000" w:rsidP="00000000" w:rsidRDefault="00000000" w:rsidRPr="00000000" w14:paraId="0000025C">
      <w:pPr>
        <w:spacing w:line="360" w:lineRule="auto"/>
        <w:ind w:left="720" w:right="720" w:firstLine="0"/>
        <w:jc w:val="both"/>
        <w:rPr>
          <w:sz w:val="24"/>
          <w:szCs w:val="24"/>
        </w:rPr>
      </w:pPr>
      <w:r w:rsidDel="00000000" w:rsidR="00000000" w:rsidRPr="00000000">
        <w:rPr>
          <w:sz w:val="24"/>
          <w:szCs w:val="24"/>
          <w:rtl w:val="0"/>
        </w:rPr>
        <w:t xml:space="preserve">    public MainFrame() {</w:t>
      </w:r>
    </w:p>
    <w:p w:rsidR="00000000" w:rsidDel="00000000" w:rsidP="00000000" w:rsidRDefault="00000000" w:rsidRPr="00000000" w14:paraId="0000025D">
      <w:pPr>
        <w:spacing w:line="360" w:lineRule="auto"/>
        <w:ind w:left="720" w:right="720" w:firstLine="0"/>
        <w:jc w:val="both"/>
        <w:rPr>
          <w:sz w:val="24"/>
          <w:szCs w:val="24"/>
        </w:rPr>
      </w:pPr>
      <w:r w:rsidDel="00000000" w:rsidR="00000000" w:rsidRPr="00000000">
        <w:rPr>
          <w:sz w:val="24"/>
          <w:szCs w:val="24"/>
          <w:rtl w:val="0"/>
        </w:rPr>
        <w:t xml:space="preserve">        setTitle("Resume Skill Gap Analyser");</w:t>
      </w:r>
    </w:p>
    <w:p w:rsidR="00000000" w:rsidDel="00000000" w:rsidP="00000000" w:rsidRDefault="00000000" w:rsidRPr="00000000" w14:paraId="0000025E">
      <w:pPr>
        <w:spacing w:line="360" w:lineRule="auto"/>
        <w:ind w:left="720" w:right="720" w:firstLine="0"/>
        <w:jc w:val="both"/>
        <w:rPr>
          <w:sz w:val="24"/>
          <w:szCs w:val="24"/>
        </w:rPr>
      </w:pPr>
      <w:r w:rsidDel="00000000" w:rsidR="00000000" w:rsidRPr="00000000">
        <w:rPr>
          <w:sz w:val="24"/>
          <w:szCs w:val="24"/>
          <w:rtl w:val="0"/>
        </w:rPr>
        <w:t xml:space="preserve">        setSize(650, 550);</w:t>
      </w:r>
    </w:p>
    <w:p w:rsidR="00000000" w:rsidDel="00000000" w:rsidP="00000000" w:rsidRDefault="00000000" w:rsidRPr="00000000" w14:paraId="0000025F">
      <w:pPr>
        <w:spacing w:line="360" w:lineRule="auto"/>
        <w:ind w:left="720" w:right="720" w:firstLine="0"/>
        <w:jc w:val="both"/>
        <w:rPr>
          <w:sz w:val="24"/>
          <w:szCs w:val="24"/>
        </w:rPr>
      </w:pPr>
      <w:r w:rsidDel="00000000" w:rsidR="00000000" w:rsidRPr="00000000">
        <w:rPr>
          <w:sz w:val="24"/>
          <w:szCs w:val="24"/>
          <w:rtl w:val="0"/>
        </w:rPr>
        <w:t xml:space="preserve">        setDefaultCloseOperation(JFrame.EXIT_ON_CLOSE);</w:t>
      </w:r>
    </w:p>
    <w:p w:rsidR="00000000" w:rsidDel="00000000" w:rsidP="00000000" w:rsidRDefault="00000000" w:rsidRPr="00000000" w14:paraId="00000260">
      <w:pPr>
        <w:spacing w:line="360" w:lineRule="auto"/>
        <w:ind w:left="720" w:right="720" w:firstLine="0"/>
        <w:jc w:val="both"/>
        <w:rPr>
          <w:sz w:val="24"/>
          <w:szCs w:val="24"/>
        </w:rPr>
      </w:pPr>
      <w:r w:rsidDel="00000000" w:rsidR="00000000" w:rsidRPr="00000000">
        <w:rPr>
          <w:sz w:val="24"/>
          <w:szCs w:val="24"/>
          <w:rtl w:val="0"/>
        </w:rPr>
        <w:t xml:space="preserve">        setLocationRelativeTo(null);</w:t>
      </w:r>
    </w:p>
    <w:p w:rsidR="00000000" w:rsidDel="00000000" w:rsidP="00000000" w:rsidRDefault="00000000" w:rsidRPr="00000000" w14:paraId="00000261">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62">
      <w:pPr>
        <w:spacing w:line="360" w:lineRule="auto"/>
        <w:ind w:left="720" w:right="720" w:firstLine="0"/>
        <w:jc w:val="both"/>
        <w:rPr>
          <w:sz w:val="24"/>
          <w:szCs w:val="24"/>
        </w:rPr>
      </w:pPr>
      <w:r w:rsidDel="00000000" w:rsidR="00000000" w:rsidRPr="00000000">
        <w:rPr>
          <w:sz w:val="24"/>
          <w:szCs w:val="24"/>
          <w:rtl w:val="0"/>
        </w:rPr>
        <w:t xml:space="preserve">        databaseManager = new DatabaseManager();</w:t>
      </w:r>
    </w:p>
    <w:p w:rsidR="00000000" w:rsidDel="00000000" w:rsidP="00000000" w:rsidRDefault="00000000" w:rsidRPr="00000000" w14:paraId="00000263">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64">
      <w:pPr>
        <w:spacing w:line="360" w:lineRule="auto"/>
        <w:ind w:left="720" w:right="720" w:firstLine="0"/>
        <w:jc w:val="both"/>
        <w:rPr>
          <w:sz w:val="24"/>
          <w:szCs w:val="24"/>
        </w:rPr>
      </w:pPr>
      <w:r w:rsidDel="00000000" w:rsidR="00000000" w:rsidRPr="00000000">
        <w:rPr>
          <w:sz w:val="24"/>
          <w:szCs w:val="24"/>
          <w:rtl w:val="0"/>
        </w:rPr>
        <w:t xml:space="preserve">        JPanel panel = new JPanel(new GridLayout(6, 2, 10, 10));</w:t>
      </w:r>
    </w:p>
    <w:p w:rsidR="00000000" w:rsidDel="00000000" w:rsidP="00000000" w:rsidRDefault="00000000" w:rsidRPr="00000000" w14:paraId="00000265">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66">
      <w:pPr>
        <w:spacing w:line="360" w:lineRule="auto"/>
        <w:ind w:left="720" w:right="720" w:firstLine="0"/>
        <w:jc w:val="both"/>
        <w:rPr>
          <w:sz w:val="24"/>
          <w:szCs w:val="24"/>
        </w:rPr>
      </w:pPr>
      <w:r w:rsidDel="00000000" w:rsidR="00000000" w:rsidRPr="00000000">
        <w:rPr>
          <w:sz w:val="24"/>
          <w:szCs w:val="24"/>
          <w:rtl w:val="0"/>
        </w:rPr>
        <w:t xml:space="preserve">        JLabel nameLabel = new JLabel("Name:");</w:t>
      </w:r>
    </w:p>
    <w:p w:rsidR="00000000" w:rsidDel="00000000" w:rsidP="00000000" w:rsidRDefault="00000000" w:rsidRPr="00000000" w14:paraId="00000267">
      <w:pPr>
        <w:spacing w:line="360" w:lineRule="auto"/>
        <w:ind w:left="720" w:right="720" w:firstLine="0"/>
        <w:jc w:val="both"/>
        <w:rPr>
          <w:sz w:val="24"/>
          <w:szCs w:val="24"/>
        </w:rPr>
      </w:pPr>
      <w:r w:rsidDel="00000000" w:rsidR="00000000" w:rsidRPr="00000000">
        <w:rPr>
          <w:sz w:val="24"/>
          <w:szCs w:val="24"/>
          <w:rtl w:val="0"/>
        </w:rPr>
        <w:t xml:space="preserve">        nameField = new JTextField();</w:t>
      </w:r>
    </w:p>
    <w:p w:rsidR="00000000" w:rsidDel="00000000" w:rsidP="00000000" w:rsidRDefault="00000000" w:rsidRPr="00000000" w14:paraId="00000268">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69">
      <w:pPr>
        <w:spacing w:line="360" w:lineRule="auto"/>
        <w:ind w:left="720" w:right="720" w:firstLine="0"/>
        <w:jc w:val="both"/>
        <w:rPr>
          <w:sz w:val="24"/>
          <w:szCs w:val="24"/>
        </w:rPr>
      </w:pPr>
      <w:r w:rsidDel="00000000" w:rsidR="00000000" w:rsidRPr="00000000">
        <w:rPr>
          <w:sz w:val="24"/>
          <w:szCs w:val="24"/>
          <w:rtl w:val="0"/>
        </w:rPr>
        <w:t xml:space="preserve">        JLabel skillsLabel = new JLabel("Skills:");</w:t>
      </w:r>
    </w:p>
    <w:p w:rsidR="00000000" w:rsidDel="00000000" w:rsidP="00000000" w:rsidRDefault="00000000" w:rsidRPr="00000000" w14:paraId="0000026A">
      <w:pPr>
        <w:spacing w:line="360" w:lineRule="auto"/>
        <w:ind w:left="720" w:right="720" w:firstLine="0"/>
        <w:jc w:val="both"/>
        <w:rPr>
          <w:sz w:val="24"/>
          <w:szCs w:val="24"/>
        </w:rPr>
      </w:pPr>
      <w:r w:rsidDel="00000000" w:rsidR="00000000" w:rsidRPr="00000000">
        <w:rPr>
          <w:sz w:val="24"/>
          <w:szCs w:val="24"/>
          <w:rtl w:val="0"/>
        </w:rPr>
        <w:t xml:space="preserve">        skillsField = new JTextField();</w:t>
      </w:r>
    </w:p>
    <w:p w:rsidR="00000000" w:rsidDel="00000000" w:rsidP="00000000" w:rsidRDefault="00000000" w:rsidRPr="00000000" w14:paraId="0000026B">
      <w:pPr>
        <w:spacing w:line="360" w:lineRule="auto"/>
        <w:ind w:left="720" w:right="720" w:firstLine="0"/>
        <w:jc w:val="both"/>
        <w:rPr>
          <w:sz w:val="24"/>
          <w:szCs w:val="24"/>
        </w:rPr>
      </w:pPr>
      <w:r w:rsidDel="00000000" w:rsidR="00000000" w:rsidRPr="00000000">
        <w:rPr>
          <w:sz w:val="24"/>
          <w:szCs w:val="24"/>
          <w:rtl w:val="0"/>
        </w:rPr>
        <w:t xml:space="preserve">        JLabel roleLabel = new JLabel("Target Job Role:");</w:t>
      </w:r>
    </w:p>
    <w:p w:rsidR="00000000" w:rsidDel="00000000" w:rsidP="00000000" w:rsidRDefault="00000000" w:rsidRPr="00000000" w14:paraId="0000026C">
      <w:pPr>
        <w:spacing w:line="360" w:lineRule="auto"/>
        <w:ind w:left="720" w:right="720" w:firstLine="0"/>
        <w:jc w:val="both"/>
        <w:rPr>
          <w:sz w:val="24"/>
          <w:szCs w:val="24"/>
        </w:rPr>
      </w:pPr>
      <w:r w:rsidDel="00000000" w:rsidR="00000000" w:rsidRPr="00000000">
        <w:rPr>
          <w:sz w:val="24"/>
          <w:szCs w:val="24"/>
          <w:rtl w:val="0"/>
        </w:rPr>
        <w:t xml:space="preserve">        String[] roles = {</w:t>
      </w:r>
    </w:p>
    <w:p w:rsidR="00000000" w:rsidDel="00000000" w:rsidP="00000000" w:rsidRDefault="00000000" w:rsidRPr="00000000" w14:paraId="0000026D">
      <w:pPr>
        <w:spacing w:line="360" w:lineRule="auto"/>
        <w:ind w:left="720" w:right="720" w:firstLine="0"/>
        <w:jc w:val="both"/>
        <w:rPr>
          <w:sz w:val="24"/>
          <w:szCs w:val="24"/>
        </w:rPr>
      </w:pPr>
      <w:r w:rsidDel="00000000" w:rsidR="00000000" w:rsidRPr="00000000">
        <w:rPr>
          <w:sz w:val="24"/>
          <w:szCs w:val="24"/>
          <w:rtl w:val="0"/>
        </w:rPr>
        <w:t xml:space="preserve">                "Java Developer",</w:t>
      </w:r>
    </w:p>
    <w:p w:rsidR="00000000" w:rsidDel="00000000" w:rsidP="00000000" w:rsidRDefault="00000000" w:rsidRPr="00000000" w14:paraId="0000026E">
      <w:pPr>
        <w:spacing w:line="360" w:lineRule="auto"/>
        <w:ind w:left="720" w:right="720" w:firstLine="0"/>
        <w:jc w:val="both"/>
        <w:rPr>
          <w:sz w:val="24"/>
          <w:szCs w:val="24"/>
        </w:rPr>
      </w:pPr>
      <w:r w:rsidDel="00000000" w:rsidR="00000000" w:rsidRPr="00000000">
        <w:rPr>
          <w:sz w:val="24"/>
          <w:szCs w:val="24"/>
          <w:rtl w:val="0"/>
        </w:rPr>
        <w:t xml:space="preserve">                "Data Analyst",</w:t>
      </w:r>
    </w:p>
    <w:p w:rsidR="00000000" w:rsidDel="00000000" w:rsidP="00000000" w:rsidRDefault="00000000" w:rsidRPr="00000000" w14:paraId="0000026F">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57" name=""/>
                <a:graphic>
                  <a:graphicData uri="http://schemas.microsoft.com/office/word/2010/wordprocessingShape">
                    <wps:wsp>
                      <wps:cNvSpPr/>
                      <wps:cNvPr id="37" name="Shape 37"/>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57"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"Web Developer",</w:t>
      </w:r>
    </w:p>
    <w:p w:rsidR="00000000" w:rsidDel="00000000" w:rsidP="00000000" w:rsidRDefault="00000000" w:rsidRPr="00000000" w14:paraId="00000270">
      <w:pPr>
        <w:spacing w:line="360" w:lineRule="auto"/>
        <w:ind w:left="720" w:right="720" w:firstLine="0"/>
        <w:jc w:val="both"/>
        <w:rPr>
          <w:sz w:val="24"/>
          <w:szCs w:val="24"/>
        </w:rPr>
      </w:pPr>
      <w:r w:rsidDel="00000000" w:rsidR="00000000" w:rsidRPr="00000000">
        <w:rPr>
          <w:sz w:val="24"/>
          <w:szCs w:val="24"/>
          <w:rtl w:val="0"/>
        </w:rPr>
        <w:t xml:space="preserve">                "Software Developer"</w:t>
      </w:r>
    </w:p>
    <w:p w:rsidR="00000000" w:rsidDel="00000000" w:rsidP="00000000" w:rsidRDefault="00000000" w:rsidRPr="00000000" w14:paraId="00000271">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72">
      <w:pPr>
        <w:spacing w:line="360" w:lineRule="auto"/>
        <w:ind w:left="720" w:right="720" w:firstLine="0"/>
        <w:jc w:val="both"/>
        <w:rPr>
          <w:sz w:val="24"/>
          <w:szCs w:val="24"/>
        </w:rPr>
      </w:pPr>
      <w:r w:rsidDel="00000000" w:rsidR="00000000" w:rsidRPr="00000000">
        <w:rPr>
          <w:sz w:val="24"/>
          <w:szCs w:val="24"/>
          <w:rtl w:val="0"/>
        </w:rPr>
        <w:t xml:space="preserve">        roleBox = new JComboBox&lt;&gt;(roles);</w:t>
      </w:r>
    </w:p>
    <w:p w:rsidR="00000000" w:rsidDel="00000000" w:rsidP="00000000" w:rsidRDefault="00000000" w:rsidRPr="00000000" w14:paraId="00000273">
      <w:pPr>
        <w:spacing w:line="360" w:lineRule="auto"/>
        <w:ind w:left="720" w:right="720" w:firstLine="0"/>
        <w:jc w:val="both"/>
        <w:rPr>
          <w:sz w:val="24"/>
          <w:szCs w:val="24"/>
        </w:rPr>
      </w:pPr>
      <w:r w:rsidDel="00000000" w:rsidR="00000000" w:rsidRPr="00000000">
        <w:rPr>
          <w:sz w:val="24"/>
          <w:szCs w:val="24"/>
          <w:rtl w:val="0"/>
        </w:rPr>
        <w:t xml:space="preserve">        JButton analyseButton = new JButton("Analyse Resume");</w:t>
      </w:r>
    </w:p>
    <w:p w:rsidR="00000000" w:rsidDel="00000000" w:rsidP="00000000" w:rsidRDefault="00000000" w:rsidRPr="00000000" w14:paraId="00000274">
      <w:pPr>
        <w:spacing w:line="360" w:lineRule="auto"/>
        <w:ind w:left="720" w:right="720" w:firstLine="0"/>
        <w:jc w:val="both"/>
        <w:rPr>
          <w:sz w:val="24"/>
          <w:szCs w:val="24"/>
        </w:rPr>
      </w:pPr>
      <w:r w:rsidDel="00000000" w:rsidR="00000000" w:rsidRPr="00000000">
        <w:rPr>
          <w:sz w:val="24"/>
          <w:szCs w:val="24"/>
          <w:rtl w:val="0"/>
        </w:rPr>
        <w:t xml:space="preserve">        JButton historyButton = new JButton("View Previous Results");</w:t>
      </w:r>
    </w:p>
    <w:p w:rsidR="00000000" w:rsidDel="00000000" w:rsidP="00000000" w:rsidRDefault="00000000" w:rsidRPr="00000000" w14:paraId="00000275">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76">
      <w:pPr>
        <w:spacing w:line="360" w:lineRule="auto"/>
        <w:ind w:left="720" w:right="720" w:firstLine="0"/>
        <w:jc w:val="both"/>
        <w:rPr>
          <w:sz w:val="24"/>
          <w:szCs w:val="24"/>
        </w:rPr>
      </w:pPr>
      <w:r w:rsidDel="00000000" w:rsidR="00000000" w:rsidRPr="00000000">
        <w:rPr>
          <w:sz w:val="24"/>
          <w:szCs w:val="24"/>
          <w:rtl w:val="0"/>
        </w:rPr>
        <w:t xml:space="preserve">        resultArea = new JTextArea();</w:t>
      </w:r>
    </w:p>
    <w:p w:rsidR="00000000" w:rsidDel="00000000" w:rsidP="00000000" w:rsidRDefault="00000000" w:rsidRPr="00000000" w14:paraId="00000277">
      <w:pPr>
        <w:spacing w:line="360" w:lineRule="auto"/>
        <w:ind w:left="720" w:right="720" w:firstLine="0"/>
        <w:jc w:val="both"/>
        <w:rPr>
          <w:sz w:val="24"/>
          <w:szCs w:val="24"/>
        </w:rPr>
      </w:pPr>
      <w:r w:rsidDel="00000000" w:rsidR="00000000" w:rsidRPr="00000000">
        <w:rPr>
          <w:sz w:val="24"/>
          <w:szCs w:val="24"/>
          <w:rtl w:val="0"/>
        </w:rPr>
        <w:t xml:space="preserve">        resultArea.setEditable(false);</w:t>
      </w:r>
    </w:p>
    <w:p w:rsidR="00000000" w:rsidDel="00000000" w:rsidP="00000000" w:rsidRDefault="00000000" w:rsidRPr="00000000" w14:paraId="00000278">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79">
      <w:pPr>
        <w:spacing w:line="360" w:lineRule="auto"/>
        <w:ind w:left="720" w:right="720" w:firstLine="0"/>
        <w:jc w:val="both"/>
        <w:rPr>
          <w:sz w:val="24"/>
          <w:szCs w:val="24"/>
        </w:rPr>
      </w:pPr>
      <w:r w:rsidDel="00000000" w:rsidR="00000000" w:rsidRPr="00000000">
        <w:rPr>
          <w:sz w:val="24"/>
          <w:szCs w:val="24"/>
          <w:rtl w:val="0"/>
        </w:rPr>
        <w:t xml:space="preserve">        panel.add(nameLabel);</w:t>
      </w:r>
    </w:p>
    <w:p w:rsidR="00000000" w:rsidDel="00000000" w:rsidP="00000000" w:rsidRDefault="00000000" w:rsidRPr="00000000" w14:paraId="0000027A">
      <w:pPr>
        <w:spacing w:line="360" w:lineRule="auto"/>
        <w:ind w:left="720" w:right="720" w:firstLine="0"/>
        <w:jc w:val="both"/>
        <w:rPr>
          <w:sz w:val="24"/>
          <w:szCs w:val="24"/>
        </w:rPr>
      </w:pPr>
      <w:r w:rsidDel="00000000" w:rsidR="00000000" w:rsidRPr="00000000">
        <w:rPr>
          <w:sz w:val="24"/>
          <w:szCs w:val="24"/>
          <w:rtl w:val="0"/>
        </w:rPr>
        <w:t xml:space="preserve">        panel.add(nameField);</w:t>
      </w:r>
    </w:p>
    <w:p w:rsidR="00000000" w:rsidDel="00000000" w:rsidP="00000000" w:rsidRDefault="00000000" w:rsidRPr="00000000" w14:paraId="0000027B">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7C">
      <w:pPr>
        <w:spacing w:line="360" w:lineRule="auto"/>
        <w:ind w:left="720" w:right="720" w:firstLine="0"/>
        <w:jc w:val="both"/>
        <w:rPr>
          <w:sz w:val="24"/>
          <w:szCs w:val="24"/>
        </w:rPr>
      </w:pPr>
      <w:r w:rsidDel="00000000" w:rsidR="00000000" w:rsidRPr="00000000">
        <w:rPr>
          <w:sz w:val="24"/>
          <w:szCs w:val="24"/>
          <w:rtl w:val="0"/>
        </w:rPr>
        <w:t xml:space="preserve">        panel.add(skillsLabel);</w:t>
      </w:r>
    </w:p>
    <w:p w:rsidR="00000000" w:rsidDel="00000000" w:rsidP="00000000" w:rsidRDefault="00000000" w:rsidRPr="00000000" w14:paraId="0000027D">
      <w:pPr>
        <w:spacing w:line="360" w:lineRule="auto"/>
        <w:ind w:left="720" w:right="720" w:firstLine="0"/>
        <w:jc w:val="both"/>
        <w:rPr>
          <w:sz w:val="24"/>
          <w:szCs w:val="24"/>
        </w:rPr>
      </w:pPr>
      <w:r w:rsidDel="00000000" w:rsidR="00000000" w:rsidRPr="00000000">
        <w:rPr>
          <w:sz w:val="24"/>
          <w:szCs w:val="24"/>
          <w:rtl w:val="0"/>
        </w:rPr>
        <w:t xml:space="preserve">        panel.add(skillsField);</w:t>
      </w:r>
    </w:p>
    <w:p w:rsidR="00000000" w:rsidDel="00000000" w:rsidP="00000000" w:rsidRDefault="00000000" w:rsidRPr="00000000" w14:paraId="0000027E">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7F">
      <w:pPr>
        <w:spacing w:line="360" w:lineRule="auto"/>
        <w:ind w:left="720" w:right="720" w:firstLine="0"/>
        <w:jc w:val="both"/>
        <w:rPr>
          <w:sz w:val="24"/>
          <w:szCs w:val="24"/>
        </w:rPr>
      </w:pPr>
      <w:r w:rsidDel="00000000" w:rsidR="00000000" w:rsidRPr="00000000">
        <w:rPr>
          <w:sz w:val="24"/>
          <w:szCs w:val="24"/>
          <w:rtl w:val="0"/>
        </w:rPr>
        <w:t xml:space="preserve">        panel.add(roleLabel);</w:t>
      </w:r>
    </w:p>
    <w:p w:rsidR="00000000" w:rsidDel="00000000" w:rsidP="00000000" w:rsidRDefault="00000000" w:rsidRPr="00000000" w14:paraId="00000280">
      <w:pPr>
        <w:spacing w:line="360" w:lineRule="auto"/>
        <w:ind w:left="720" w:right="720" w:firstLine="0"/>
        <w:jc w:val="both"/>
        <w:rPr>
          <w:sz w:val="24"/>
          <w:szCs w:val="24"/>
        </w:rPr>
      </w:pPr>
      <w:r w:rsidDel="00000000" w:rsidR="00000000" w:rsidRPr="00000000">
        <w:rPr>
          <w:sz w:val="24"/>
          <w:szCs w:val="24"/>
          <w:rtl w:val="0"/>
        </w:rPr>
        <w:t xml:space="preserve">        panel.add(roleBox);</w:t>
      </w:r>
    </w:p>
    <w:p w:rsidR="00000000" w:rsidDel="00000000" w:rsidP="00000000" w:rsidRDefault="00000000" w:rsidRPr="00000000" w14:paraId="00000281">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82">
      <w:pPr>
        <w:spacing w:line="360" w:lineRule="auto"/>
        <w:ind w:left="720" w:right="720" w:firstLine="0"/>
        <w:jc w:val="both"/>
        <w:rPr>
          <w:sz w:val="24"/>
          <w:szCs w:val="24"/>
        </w:rPr>
      </w:pPr>
      <w:r w:rsidDel="00000000" w:rsidR="00000000" w:rsidRPr="00000000">
        <w:rPr>
          <w:sz w:val="24"/>
          <w:szCs w:val="24"/>
          <w:rtl w:val="0"/>
        </w:rPr>
        <w:t xml:space="preserve">        panel.add(new JLabel());</w:t>
      </w:r>
    </w:p>
    <w:p w:rsidR="00000000" w:rsidDel="00000000" w:rsidP="00000000" w:rsidRDefault="00000000" w:rsidRPr="00000000" w14:paraId="00000283">
      <w:pPr>
        <w:spacing w:line="360" w:lineRule="auto"/>
        <w:ind w:left="720" w:right="720" w:firstLine="0"/>
        <w:jc w:val="both"/>
        <w:rPr>
          <w:sz w:val="24"/>
          <w:szCs w:val="24"/>
        </w:rPr>
      </w:pPr>
      <w:r w:rsidDel="00000000" w:rsidR="00000000" w:rsidRPr="00000000">
        <w:rPr>
          <w:sz w:val="24"/>
          <w:szCs w:val="24"/>
          <w:rtl w:val="0"/>
        </w:rPr>
        <w:t xml:space="preserve">        panel.add(analyseButton);</w:t>
      </w:r>
    </w:p>
    <w:p w:rsidR="00000000" w:rsidDel="00000000" w:rsidP="00000000" w:rsidRDefault="00000000" w:rsidRPr="00000000" w14:paraId="00000284">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85">
      <w:pPr>
        <w:spacing w:line="360" w:lineRule="auto"/>
        <w:ind w:left="720" w:right="720" w:firstLine="0"/>
        <w:jc w:val="both"/>
        <w:rPr>
          <w:sz w:val="24"/>
          <w:szCs w:val="24"/>
        </w:rPr>
      </w:pPr>
      <w:r w:rsidDel="00000000" w:rsidR="00000000" w:rsidRPr="00000000">
        <w:rPr>
          <w:sz w:val="24"/>
          <w:szCs w:val="24"/>
          <w:rtl w:val="0"/>
        </w:rPr>
        <w:t xml:space="preserve">        panel.add(new JLabel());</w:t>
      </w:r>
    </w:p>
    <w:p w:rsidR="00000000" w:rsidDel="00000000" w:rsidP="00000000" w:rsidRDefault="00000000" w:rsidRPr="00000000" w14:paraId="00000286">
      <w:pPr>
        <w:spacing w:line="360" w:lineRule="auto"/>
        <w:ind w:left="720" w:right="720" w:firstLine="0"/>
        <w:jc w:val="both"/>
        <w:rPr>
          <w:sz w:val="24"/>
          <w:szCs w:val="24"/>
        </w:rPr>
      </w:pPr>
      <w:r w:rsidDel="00000000" w:rsidR="00000000" w:rsidRPr="00000000">
        <w:rPr>
          <w:sz w:val="24"/>
          <w:szCs w:val="24"/>
          <w:rtl w:val="0"/>
        </w:rPr>
        <w:t xml:space="preserve">        panel.add(historyButton);</w:t>
      </w:r>
    </w:p>
    <w:p w:rsidR="00000000" w:rsidDel="00000000" w:rsidP="00000000" w:rsidRDefault="00000000" w:rsidRPr="00000000" w14:paraId="00000287">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88">
      <w:pPr>
        <w:spacing w:line="360" w:lineRule="auto"/>
        <w:ind w:left="720" w:right="720" w:firstLine="0"/>
        <w:jc w:val="both"/>
        <w:rPr>
          <w:sz w:val="24"/>
          <w:szCs w:val="24"/>
        </w:rPr>
      </w:pPr>
      <w:r w:rsidDel="00000000" w:rsidR="00000000" w:rsidRPr="00000000">
        <w:rPr>
          <w:sz w:val="24"/>
          <w:szCs w:val="24"/>
          <w:rtl w:val="0"/>
        </w:rPr>
        <w:t xml:space="preserve">        add(panel, BorderLayout.NORTH);</w:t>
      </w:r>
    </w:p>
    <w:p w:rsidR="00000000" w:rsidDel="00000000" w:rsidP="00000000" w:rsidRDefault="00000000" w:rsidRPr="00000000" w14:paraId="00000289">
      <w:pPr>
        <w:spacing w:line="360" w:lineRule="auto"/>
        <w:ind w:left="720" w:right="720" w:firstLine="0"/>
        <w:jc w:val="both"/>
        <w:rPr>
          <w:sz w:val="24"/>
          <w:szCs w:val="24"/>
        </w:rPr>
      </w:pPr>
      <w:r w:rsidDel="00000000" w:rsidR="00000000" w:rsidRPr="00000000">
        <w:rPr>
          <w:sz w:val="24"/>
          <w:szCs w:val="24"/>
          <w:rtl w:val="0"/>
        </w:rPr>
        <w:t xml:space="preserve">        add(new JScrollPane(resultArea),</w:t>
      </w:r>
    </w:p>
    <w:p w:rsidR="00000000" w:rsidDel="00000000" w:rsidP="00000000" w:rsidRDefault="00000000" w:rsidRPr="00000000" w14:paraId="0000028A">
      <w:pPr>
        <w:spacing w:line="360" w:lineRule="auto"/>
        <w:ind w:left="720" w:right="720" w:firstLine="0"/>
        <w:jc w:val="both"/>
        <w:rPr>
          <w:sz w:val="24"/>
          <w:szCs w:val="24"/>
        </w:rPr>
      </w:pPr>
      <w:r w:rsidDel="00000000" w:rsidR="00000000" w:rsidRPr="00000000">
        <w:rPr>
          <w:sz w:val="24"/>
          <w:szCs w:val="24"/>
          <w:rtl w:val="0"/>
        </w:rPr>
        <w:t xml:space="preserve">                BorderLayout.CENTER);</w:t>
      </w:r>
    </w:p>
    <w:p w:rsidR="00000000" w:rsidDel="00000000" w:rsidP="00000000" w:rsidRDefault="00000000" w:rsidRPr="00000000" w14:paraId="0000028B">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8C">
      <w:pPr>
        <w:spacing w:line="360" w:lineRule="auto"/>
        <w:ind w:left="720" w:right="720" w:firstLine="0"/>
        <w:jc w:val="both"/>
        <w:rPr>
          <w:sz w:val="24"/>
          <w:szCs w:val="24"/>
        </w:rPr>
      </w:pPr>
      <w:r w:rsidDel="00000000" w:rsidR="00000000" w:rsidRPr="00000000">
        <w:rPr>
          <w:sz w:val="24"/>
          <w:szCs w:val="24"/>
          <w:rtl w:val="0"/>
        </w:rPr>
        <w:t xml:space="preserve">        analyseButton.addActionListener(</w:t>
      </w:r>
    </w:p>
    <w:p w:rsidR="00000000" w:rsidDel="00000000" w:rsidP="00000000" w:rsidRDefault="00000000" w:rsidRPr="00000000" w14:paraId="0000028D">
      <w:pPr>
        <w:spacing w:line="360" w:lineRule="auto"/>
        <w:ind w:left="720" w:right="720" w:firstLine="0"/>
        <w:jc w:val="both"/>
        <w:rPr>
          <w:sz w:val="24"/>
          <w:szCs w:val="24"/>
        </w:rPr>
      </w:pPr>
      <w:r w:rsidDel="00000000" w:rsidR="00000000" w:rsidRPr="00000000">
        <w:rPr>
          <w:sz w:val="24"/>
          <w:szCs w:val="24"/>
          <w:rtl w:val="0"/>
        </w:rPr>
        <w:t xml:space="preserve">                e -&gt; analyseResume()</w:t>
      </w:r>
    </w:p>
    <w:p w:rsidR="00000000" w:rsidDel="00000000" w:rsidP="00000000" w:rsidRDefault="00000000" w:rsidRPr="00000000" w14:paraId="0000028E">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8F">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90">
      <w:pPr>
        <w:spacing w:line="360" w:lineRule="auto"/>
        <w:ind w:left="720" w:right="720" w:firstLine="0"/>
        <w:jc w:val="both"/>
        <w:rPr>
          <w:sz w:val="24"/>
          <w:szCs w:val="24"/>
        </w:rPr>
      </w:pPr>
      <w:r w:rsidDel="00000000" w:rsidR="00000000" w:rsidRPr="00000000">
        <w:rPr>
          <w:sz w:val="24"/>
          <w:szCs w:val="24"/>
          <w:rtl w:val="0"/>
        </w:rPr>
        <w:t xml:space="preserve">        historyButton.addActionListener(</w:t>
      </w:r>
    </w:p>
    <w:p w:rsidR="00000000" w:rsidDel="00000000" w:rsidP="00000000" w:rsidRDefault="00000000" w:rsidRPr="00000000" w14:paraId="00000291">
      <w:pPr>
        <w:spacing w:line="360" w:lineRule="auto"/>
        <w:ind w:left="720" w:right="720" w:firstLine="0"/>
        <w:jc w:val="both"/>
        <w:rPr>
          <w:sz w:val="24"/>
          <w:szCs w:val="24"/>
        </w:rPr>
      </w:pPr>
      <w:r w:rsidDel="00000000" w:rsidR="00000000" w:rsidRPr="00000000">
        <w:rPr>
          <w:sz w:val="24"/>
          <w:szCs w:val="24"/>
          <w:rtl w:val="0"/>
        </w:rPr>
        <w:t xml:space="preserve">                e -&gt; showPreviousResults()</w:t>
      </w:r>
    </w:p>
    <w:p w:rsidR="00000000" w:rsidDel="00000000" w:rsidP="00000000" w:rsidRDefault="00000000" w:rsidRPr="00000000" w14:paraId="00000292">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93">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94">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95">
      <w:pPr>
        <w:spacing w:line="360" w:lineRule="auto"/>
        <w:ind w:left="720" w:right="720" w:firstLine="0"/>
        <w:jc w:val="both"/>
        <w:rPr>
          <w:sz w:val="24"/>
          <w:szCs w:val="24"/>
        </w:rPr>
      </w:pPr>
      <w:r w:rsidDel="00000000" w:rsidR="00000000" w:rsidRPr="00000000">
        <w:rPr>
          <w:sz w:val="24"/>
          <w:szCs w:val="24"/>
          <w:rtl w:val="0"/>
        </w:rPr>
        <w:t xml:space="preserve">    private void analyseResume() {</w:t>
      </w:r>
    </w:p>
    <w:p w:rsidR="00000000" w:rsidDel="00000000" w:rsidP="00000000" w:rsidRDefault="00000000" w:rsidRPr="00000000" w14:paraId="00000296">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97">
      <w:pPr>
        <w:spacing w:line="360" w:lineRule="auto"/>
        <w:ind w:left="720" w:right="720" w:firstLine="0"/>
        <w:jc w:val="both"/>
        <w:rPr>
          <w:sz w:val="24"/>
          <w:szCs w:val="24"/>
        </w:rPr>
      </w:pPr>
      <w:r w:rsidDel="00000000" w:rsidR="00000000" w:rsidRPr="00000000">
        <w:rPr>
          <w:sz w:val="24"/>
          <w:szCs w:val="24"/>
          <w:rtl w:val="0"/>
        </w:rPr>
        <w:t xml:space="preserve">        try {</w:t>
      </w:r>
    </w:p>
    <w:p w:rsidR="00000000" w:rsidDel="00000000" w:rsidP="00000000" w:rsidRDefault="00000000" w:rsidRPr="00000000" w14:paraId="00000298">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99">
      <w:pPr>
        <w:spacing w:line="360" w:lineRule="auto"/>
        <w:ind w:left="720" w:right="720" w:firstLine="0"/>
        <w:jc w:val="both"/>
        <w:rPr>
          <w:sz w:val="24"/>
          <w:szCs w:val="24"/>
        </w:rPr>
      </w:pPr>
      <w:r w:rsidDel="00000000" w:rsidR="00000000" w:rsidRPr="00000000">
        <w:rPr>
          <w:sz w:val="24"/>
          <w:szCs w:val="24"/>
          <w:rtl w:val="0"/>
        </w:rPr>
        <w:t xml:space="preserve">            String name = nameField.getText().trim();</w:t>
      </w:r>
    </w:p>
    <w:p w:rsidR="00000000" w:rsidDel="00000000" w:rsidP="00000000" w:rsidRDefault="00000000" w:rsidRPr="00000000" w14:paraId="0000029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9B">
      <w:pPr>
        <w:spacing w:line="360" w:lineRule="auto"/>
        <w:ind w:left="720" w:right="720" w:firstLine="0"/>
        <w:jc w:val="both"/>
        <w:rPr>
          <w:sz w:val="24"/>
          <w:szCs w:val="24"/>
        </w:rPr>
      </w:pPr>
      <w:r w:rsidDel="00000000" w:rsidR="00000000" w:rsidRPr="00000000">
        <w:rPr>
          <w:sz w:val="24"/>
          <w:szCs w:val="24"/>
          <w:rtl w:val="0"/>
        </w:rPr>
        <w:t xml:space="preserve">            String skillText = skillsField.getText().trim();</w:t>
      </w:r>
    </w:p>
    <w:p w:rsidR="00000000" w:rsidDel="00000000" w:rsidP="00000000" w:rsidRDefault="00000000" w:rsidRPr="00000000" w14:paraId="0000029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9D">
      <w:pPr>
        <w:spacing w:line="360" w:lineRule="auto"/>
        <w:ind w:left="720" w:right="720" w:firstLine="0"/>
        <w:jc w:val="both"/>
        <w:rPr>
          <w:sz w:val="24"/>
          <w:szCs w:val="24"/>
        </w:rPr>
      </w:pPr>
      <w:r w:rsidDel="00000000" w:rsidR="00000000" w:rsidRPr="00000000">
        <w:rPr>
          <w:sz w:val="24"/>
          <w:szCs w:val="24"/>
          <w:rtl w:val="0"/>
        </w:rPr>
        <w:t xml:space="preserve">            if (name.isEmpty() ||  skillText.isEmpty()) {</w:t>
      </w:r>
    </w:p>
    <w:p w:rsidR="00000000" w:rsidDel="00000000" w:rsidP="00000000" w:rsidRDefault="00000000" w:rsidRPr="00000000" w14:paraId="0000029E">
      <w:pPr>
        <w:spacing w:line="360" w:lineRule="auto"/>
        <w:ind w:left="720" w:right="720" w:firstLine="0"/>
        <w:jc w:val="both"/>
        <w:rPr>
          <w:sz w:val="24"/>
          <w:szCs w:val="24"/>
        </w:rPr>
      </w:pPr>
      <w:r w:rsidDel="00000000" w:rsidR="00000000" w:rsidRPr="00000000">
        <w:rPr>
          <w:sz w:val="24"/>
          <w:szCs w:val="24"/>
          <w:rtl w:val="0"/>
        </w:rPr>
        <w:t xml:space="preserve">                throw new IllegalArgumentException(</w:t>
      </w:r>
    </w:p>
    <w:p w:rsidR="00000000" w:rsidDel="00000000" w:rsidP="00000000" w:rsidRDefault="00000000" w:rsidRPr="00000000" w14:paraId="0000029F">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58" name=""/>
                <a:graphic>
                  <a:graphicData uri="http://schemas.microsoft.com/office/word/2010/wordprocessingShape">
                    <wps:wsp>
                      <wps:cNvSpPr/>
                      <wps:cNvPr id="38" name="Shape 38"/>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58"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"Please enter name and skills."</w:t>
      </w:r>
    </w:p>
    <w:p w:rsidR="00000000" w:rsidDel="00000000" w:rsidP="00000000" w:rsidRDefault="00000000" w:rsidRPr="00000000" w14:paraId="000002A0">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A1">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A2">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A3">
      <w:pPr>
        <w:spacing w:line="360" w:lineRule="auto"/>
        <w:ind w:left="720" w:right="720" w:firstLine="0"/>
        <w:jc w:val="both"/>
        <w:rPr>
          <w:sz w:val="24"/>
          <w:szCs w:val="24"/>
        </w:rPr>
      </w:pPr>
      <w:r w:rsidDel="00000000" w:rsidR="00000000" w:rsidRPr="00000000">
        <w:rPr>
          <w:sz w:val="24"/>
          <w:szCs w:val="24"/>
          <w:rtl w:val="0"/>
        </w:rPr>
        <w:t xml:space="preserve">            List&lt;String&gt; userSkills = new ArrayList&lt;&gt;( Arrays.asList( skillText.split(",") ) );</w:t>
      </w:r>
    </w:p>
    <w:p w:rsidR="00000000" w:rsidDel="00000000" w:rsidP="00000000" w:rsidRDefault="00000000" w:rsidRPr="00000000" w14:paraId="000002A4">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A5">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5" name=""/>
                <a:graphic>
                  <a:graphicData uri="http://schemas.microsoft.com/office/word/2010/wordprocessingShape">
                    <wps:wsp>
                      <wps:cNvSpPr/>
                      <wps:cNvPr id="45" name="Shape 45"/>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5"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Resume resume = new Resume(name, userSkills);</w:t>
      </w:r>
    </w:p>
    <w:p w:rsidR="00000000" w:rsidDel="00000000" w:rsidP="00000000" w:rsidRDefault="00000000" w:rsidRPr="00000000" w14:paraId="000002A6">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A7">
      <w:pPr>
        <w:spacing w:line="360" w:lineRule="auto"/>
        <w:ind w:left="720" w:right="720" w:firstLine="0"/>
        <w:jc w:val="both"/>
        <w:rPr>
          <w:sz w:val="24"/>
          <w:szCs w:val="24"/>
        </w:rPr>
      </w:pPr>
      <w:r w:rsidDel="00000000" w:rsidR="00000000" w:rsidRPr="00000000">
        <w:rPr>
          <w:sz w:val="24"/>
          <w:szCs w:val="24"/>
          <w:rtl w:val="0"/>
        </w:rPr>
        <w:t xml:space="preserve">            JobRole jobRole = createJobRole(roleBox.getSelectedItem().toString());</w:t>
      </w:r>
    </w:p>
    <w:p w:rsidR="00000000" w:rsidDel="00000000" w:rsidP="00000000" w:rsidRDefault="00000000" w:rsidRPr="00000000" w14:paraId="000002A8">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A9">
      <w:pPr>
        <w:spacing w:line="360" w:lineRule="auto"/>
        <w:ind w:left="720" w:right="720" w:firstLine="0"/>
        <w:jc w:val="both"/>
        <w:rPr>
          <w:sz w:val="24"/>
          <w:szCs w:val="24"/>
        </w:rPr>
      </w:pPr>
      <w:r w:rsidDel="00000000" w:rsidR="00000000" w:rsidRPr="00000000">
        <w:rPr>
          <w:sz w:val="24"/>
          <w:szCs w:val="24"/>
          <w:rtl w:val="0"/>
        </w:rPr>
        <w:t xml:space="preserve">            SkillAnalyser analyser = new SkillAnalyserImpl();</w:t>
      </w:r>
    </w:p>
    <w:p w:rsidR="00000000" w:rsidDel="00000000" w:rsidP="00000000" w:rsidRDefault="00000000" w:rsidRPr="00000000" w14:paraId="000002A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AB">
      <w:pPr>
        <w:spacing w:line="360" w:lineRule="auto"/>
        <w:ind w:left="720" w:right="720" w:firstLine="0"/>
        <w:jc w:val="both"/>
        <w:rPr>
          <w:sz w:val="24"/>
          <w:szCs w:val="24"/>
        </w:rPr>
      </w:pPr>
      <w:r w:rsidDel="00000000" w:rsidR="00000000" w:rsidRPr="00000000">
        <w:rPr>
          <w:sz w:val="24"/>
          <w:szCs w:val="24"/>
          <w:rtl w:val="0"/>
        </w:rPr>
        <w:t xml:space="preserve">            List&lt;String&gt; matching = analyser.findMatchingSkills(resume,jobRole);</w:t>
      </w:r>
    </w:p>
    <w:p w:rsidR="00000000" w:rsidDel="00000000" w:rsidP="00000000" w:rsidRDefault="00000000" w:rsidRPr="00000000" w14:paraId="000002A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AD">
      <w:pPr>
        <w:spacing w:line="360" w:lineRule="auto"/>
        <w:ind w:left="720" w:right="720" w:firstLine="0"/>
        <w:jc w:val="both"/>
        <w:rPr>
          <w:sz w:val="24"/>
          <w:szCs w:val="24"/>
        </w:rPr>
      </w:pPr>
      <w:r w:rsidDel="00000000" w:rsidR="00000000" w:rsidRPr="00000000">
        <w:rPr>
          <w:sz w:val="24"/>
          <w:szCs w:val="24"/>
          <w:rtl w:val="0"/>
        </w:rPr>
        <w:t xml:space="preserve">            List&lt;String&gt; missing = analyser.findMissingSkills(resume,jobRole);</w:t>
      </w:r>
    </w:p>
    <w:p w:rsidR="00000000" w:rsidDel="00000000" w:rsidP="00000000" w:rsidRDefault="00000000" w:rsidRPr="00000000" w14:paraId="000002AE">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AF">
      <w:pPr>
        <w:spacing w:line="360" w:lineRule="auto"/>
        <w:ind w:left="720" w:right="720" w:firstLine="0"/>
        <w:jc w:val="both"/>
        <w:rPr>
          <w:sz w:val="24"/>
          <w:szCs w:val="24"/>
        </w:rPr>
      </w:pPr>
      <w:r w:rsidDel="00000000" w:rsidR="00000000" w:rsidRPr="00000000">
        <w:rPr>
          <w:sz w:val="24"/>
          <w:szCs w:val="24"/>
          <w:rtl w:val="0"/>
        </w:rPr>
        <w:t xml:space="preserve">            double percentage = analyser.calculateMatchPercentage(resume,jobRole);</w:t>
      </w:r>
    </w:p>
    <w:p w:rsidR="00000000" w:rsidDel="00000000" w:rsidP="00000000" w:rsidRDefault="00000000" w:rsidRPr="00000000" w14:paraId="000002B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B1">
      <w:pPr>
        <w:spacing w:line="360" w:lineRule="auto"/>
        <w:ind w:left="720" w:right="720" w:firstLine="0"/>
        <w:jc w:val="both"/>
        <w:rPr>
          <w:sz w:val="24"/>
          <w:szCs w:val="24"/>
        </w:rPr>
      </w:pPr>
      <w:r w:rsidDel="00000000" w:rsidR="00000000" w:rsidRPr="00000000">
        <w:rPr>
          <w:sz w:val="24"/>
          <w:szCs w:val="24"/>
          <w:rtl w:val="0"/>
        </w:rPr>
        <w:t xml:space="preserve">            StringBuilder result = new StringBuilder();</w:t>
      </w:r>
    </w:p>
    <w:p w:rsidR="00000000" w:rsidDel="00000000" w:rsidP="00000000" w:rsidRDefault="00000000" w:rsidRPr="00000000" w14:paraId="000002B2">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B3">
      <w:pPr>
        <w:spacing w:line="360" w:lineRule="auto"/>
        <w:ind w:left="720" w:right="720" w:firstLine="0"/>
        <w:jc w:val="both"/>
        <w:rPr>
          <w:sz w:val="24"/>
          <w:szCs w:val="24"/>
        </w:rPr>
      </w:pPr>
      <w:r w:rsidDel="00000000" w:rsidR="00000000" w:rsidRPr="00000000">
        <w:rPr>
          <w:sz w:val="24"/>
          <w:szCs w:val="24"/>
          <w:rtl w:val="0"/>
        </w:rPr>
        <w:t xml:space="preserve">            result.append("RESUME SKILL GAP ANALYSIS\n");</w:t>
      </w:r>
    </w:p>
    <w:p w:rsidR="00000000" w:rsidDel="00000000" w:rsidP="00000000" w:rsidRDefault="00000000" w:rsidRPr="00000000" w14:paraId="000002B4">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B5">
      <w:pPr>
        <w:spacing w:line="360" w:lineRule="auto"/>
        <w:ind w:left="720" w:right="720" w:firstLine="0"/>
        <w:jc w:val="both"/>
        <w:rPr>
          <w:sz w:val="24"/>
          <w:szCs w:val="24"/>
        </w:rPr>
      </w:pPr>
      <w:r w:rsidDel="00000000" w:rsidR="00000000" w:rsidRPr="00000000">
        <w:rPr>
          <w:sz w:val="24"/>
          <w:szCs w:val="24"/>
          <w:rtl w:val="0"/>
        </w:rPr>
        <w:t xml:space="preserve">            result.append("===========================\n\n");</w:t>
      </w:r>
    </w:p>
    <w:p w:rsidR="00000000" w:rsidDel="00000000" w:rsidP="00000000" w:rsidRDefault="00000000" w:rsidRPr="00000000" w14:paraId="000002B6">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B7">
      <w:pPr>
        <w:spacing w:line="360" w:lineRule="auto"/>
        <w:ind w:left="720" w:right="720" w:firstLine="0"/>
        <w:jc w:val="both"/>
        <w:rPr>
          <w:sz w:val="24"/>
          <w:szCs w:val="24"/>
        </w:rPr>
      </w:pPr>
      <w:r w:rsidDel="00000000" w:rsidR="00000000" w:rsidRPr="00000000">
        <w:rPr>
          <w:sz w:val="24"/>
          <w:szCs w:val="24"/>
          <w:rtl w:val="0"/>
        </w:rPr>
        <w:t xml:space="preserve">            result.append("Name: ")</w:t>
      </w:r>
    </w:p>
    <w:p w:rsidR="00000000" w:rsidDel="00000000" w:rsidP="00000000" w:rsidRDefault="00000000" w:rsidRPr="00000000" w14:paraId="000002B8">
      <w:pPr>
        <w:spacing w:line="360" w:lineRule="auto"/>
        <w:ind w:left="720" w:right="720" w:firstLine="0"/>
        <w:jc w:val="both"/>
        <w:rPr>
          <w:sz w:val="24"/>
          <w:szCs w:val="24"/>
        </w:rPr>
      </w:pPr>
      <w:r w:rsidDel="00000000" w:rsidR="00000000" w:rsidRPr="00000000">
        <w:rPr>
          <w:sz w:val="24"/>
          <w:szCs w:val="24"/>
          <w:rtl w:val="0"/>
        </w:rPr>
        <w:t xml:space="preserve">                    .append(name)</w:t>
      </w:r>
    </w:p>
    <w:p w:rsidR="00000000" w:rsidDel="00000000" w:rsidP="00000000" w:rsidRDefault="00000000" w:rsidRPr="00000000" w14:paraId="000002B9">
      <w:pPr>
        <w:spacing w:line="360" w:lineRule="auto"/>
        <w:ind w:left="720" w:right="720" w:firstLine="0"/>
        <w:jc w:val="both"/>
        <w:rPr>
          <w:sz w:val="24"/>
          <w:szCs w:val="24"/>
        </w:rPr>
      </w:pPr>
      <w:r w:rsidDel="00000000" w:rsidR="00000000" w:rsidRPr="00000000">
        <w:rPr>
          <w:sz w:val="24"/>
          <w:szCs w:val="24"/>
          <w:rtl w:val="0"/>
        </w:rPr>
        <w:t xml:space="preserve">                    .append("\n");</w:t>
      </w:r>
    </w:p>
    <w:p w:rsidR="00000000" w:rsidDel="00000000" w:rsidP="00000000" w:rsidRDefault="00000000" w:rsidRPr="00000000" w14:paraId="000002B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BB">
      <w:pPr>
        <w:spacing w:line="360" w:lineRule="auto"/>
        <w:ind w:left="720" w:right="720" w:firstLine="0"/>
        <w:jc w:val="both"/>
        <w:rPr>
          <w:sz w:val="24"/>
          <w:szCs w:val="24"/>
        </w:rPr>
      </w:pPr>
      <w:r w:rsidDel="00000000" w:rsidR="00000000" w:rsidRPr="00000000">
        <w:rPr>
          <w:sz w:val="24"/>
          <w:szCs w:val="24"/>
          <w:rtl w:val="0"/>
        </w:rPr>
        <w:t xml:space="preserve">            result.append("Target Role: ")</w:t>
      </w:r>
    </w:p>
    <w:p w:rsidR="00000000" w:rsidDel="00000000" w:rsidP="00000000" w:rsidRDefault="00000000" w:rsidRPr="00000000" w14:paraId="000002BC">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6" name=""/>
                <a:graphic>
                  <a:graphicData uri="http://schemas.microsoft.com/office/word/2010/wordprocessingShape">
                    <wps:wsp>
                      <wps:cNvSpPr/>
                      <wps:cNvPr id="46" name="Shape 46"/>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6"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.append(jobRole.getRoleName())</w:t>
      </w:r>
    </w:p>
    <w:p w:rsidR="00000000" w:rsidDel="00000000" w:rsidP="00000000" w:rsidRDefault="00000000" w:rsidRPr="00000000" w14:paraId="000002BD">
      <w:pPr>
        <w:spacing w:line="360" w:lineRule="auto"/>
        <w:ind w:left="720" w:right="720" w:firstLine="0"/>
        <w:jc w:val="both"/>
        <w:rPr>
          <w:sz w:val="24"/>
          <w:szCs w:val="24"/>
        </w:rPr>
      </w:pPr>
      <w:r w:rsidDel="00000000" w:rsidR="00000000" w:rsidRPr="00000000">
        <w:rPr>
          <w:sz w:val="24"/>
          <w:szCs w:val="24"/>
          <w:rtl w:val="0"/>
        </w:rPr>
        <w:t xml:space="preserve">                    .append("\n\n");</w:t>
      </w:r>
    </w:p>
    <w:p w:rsidR="00000000" w:rsidDel="00000000" w:rsidP="00000000" w:rsidRDefault="00000000" w:rsidRPr="00000000" w14:paraId="000002BE">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BF">
      <w:pPr>
        <w:spacing w:line="360" w:lineRule="auto"/>
        <w:ind w:left="720" w:right="720" w:firstLine="0"/>
        <w:jc w:val="both"/>
        <w:rPr>
          <w:sz w:val="24"/>
          <w:szCs w:val="24"/>
        </w:rPr>
      </w:pPr>
      <w:r w:rsidDel="00000000" w:rsidR="00000000" w:rsidRPr="00000000">
        <w:rPr>
          <w:sz w:val="24"/>
          <w:szCs w:val="24"/>
          <w:rtl w:val="0"/>
        </w:rPr>
        <w:t xml:space="preserve">            result.append("Matching Skills:\n");</w:t>
      </w:r>
    </w:p>
    <w:p w:rsidR="00000000" w:rsidDel="00000000" w:rsidP="00000000" w:rsidRDefault="00000000" w:rsidRPr="00000000" w14:paraId="000002C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C1">
      <w:pPr>
        <w:spacing w:line="360" w:lineRule="auto"/>
        <w:ind w:left="720" w:right="720" w:firstLine="0"/>
        <w:jc w:val="both"/>
        <w:rPr>
          <w:sz w:val="24"/>
          <w:szCs w:val="24"/>
        </w:rPr>
      </w:pPr>
      <w:r w:rsidDel="00000000" w:rsidR="00000000" w:rsidRPr="00000000">
        <w:rPr>
          <w:sz w:val="24"/>
          <w:szCs w:val="24"/>
          <w:rtl w:val="0"/>
        </w:rPr>
        <w:t xml:space="preserve">            if (matching.isEmpty()) {</w:t>
      </w:r>
    </w:p>
    <w:p w:rsidR="00000000" w:rsidDel="00000000" w:rsidP="00000000" w:rsidRDefault="00000000" w:rsidRPr="00000000" w14:paraId="000002C2">
      <w:pPr>
        <w:spacing w:line="360" w:lineRule="auto"/>
        <w:ind w:left="720" w:right="720" w:firstLine="0"/>
        <w:jc w:val="both"/>
        <w:rPr>
          <w:sz w:val="24"/>
          <w:szCs w:val="24"/>
        </w:rPr>
      </w:pPr>
      <w:r w:rsidDel="00000000" w:rsidR="00000000" w:rsidRPr="00000000">
        <w:rPr>
          <w:sz w:val="24"/>
          <w:szCs w:val="24"/>
          <w:rtl w:val="0"/>
        </w:rPr>
        <w:t xml:space="preserve">                result.append("None\n");</w:t>
      </w:r>
    </w:p>
    <w:p w:rsidR="00000000" w:rsidDel="00000000" w:rsidP="00000000" w:rsidRDefault="00000000" w:rsidRPr="00000000" w14:paraId="000002C3">
      <w:pPr>
        <w:spacing w:line="360" w:lineRule="auto"/>
        <w:ind w:left="720" w:right="720" w:firstLine="0"/>
        <w:jc w:val="both"/>
        <w:rPr>
          <w:sz w:val="24"/>
          <w:szCs w:val="24"/>
        </w:rPr>
      </w:pPr>
      <w:r w:rsidDel="00000000" w:rsidR="00000000" w:rsidRPr="00000000">
        <w:rPr>
          <w:sz w:val="24"/>
          <w:szCs w:val="24"/>
          <w:rtl w:val="0"/>
        </w:rPr>
        <w:t xml:space="preserve">            } else {</w:t>
      </w:r>
    </w:p>
    <w:p w:rsidR="00000000" w:rsidDel="00000000" w:rsidP="00000000" w:rsidRDefault="00000000" w:rsidRPr="00000000" w14:paraId="000002C4">
      <w:pPr>
        <w:spacing w:line="360" w:lineRule="auto"/>
        <w:ind w:left="720" w:right="720" w:firstLine="0"/>
        <w:jc w:val="both"/>
        <w:rPr>
          <w:sz w:val="24"/>
          <w:szCs w:val="24"/>
        </w:rPr>
      </w:pPr>
      <w:r w:rsidDel="00000000" w:rsidR="00000000" w:rsidRPr="00000000">
        <w:rPr>
          <w:sz w:val="24"/>
          <w:szCs w:val="24"/>
          <w:rtl w:val="0"/>
        </w:rPr>
        <w:t xml:space="preserve">                for (String skill : matching) {</w:t>
      </w:r>
    </w:p>
    <w:p w:rsidR="00000000" w:rsidDel="00000000" w:rsidP="00000000" w:rsidRDefault="00000000" w:rsidRPr="00000000" w14:paraId="000002C5">
      <w:pPr>
        <w:spacing w:line="360" w:lineRule="auto"/>
        <w:ind w:left="720" w:right="720" w:firstLine="0"/>
        <w:jc w:val="both"/>
        <w:rPr>
          <w:sz w:val="24"/>
          <w:szCs w:val="24"/>
        </w:rPr>
      </w:pPr>
      <w:r w:rsidDel="00000000" w:rsidR="00000000" w:rsidRPr="00000000">
        <w:rPr>
          <w:sz w:val="24"/>
          <w:szCs w:val="24"/>
          <w:rtl w:val="0"/>
        </w:rPr>
        <w:t xml:space="preserve">                    result.append("- ")</w:t>
      </w:r>
    </w:p>
    <w:p w:rsidR="00000000" w:rsidDel="00000000" w:rsidP="00000000" w:rsidRDefault="00000000" w:rsidRPr="00000000" w14:paraId="000002C6">
      <w:pPr>
        <w:spacing w:line="360" w:lineRule="auto"/>
        <w:ind w:left="720" w:right="720" w:firstLine="0"/>
        <w:jc w:val="both"/>
        <w:rPr>
          <w:sz w:val="24"/>
          <w:szCs w:val="24"/>
        </w:rPr>
      </w:pPr>
      <w:r w:rsidDel="00000000" w:rsidR="00000000" w:rsidRPr="00000000">
        <w:rPr>
          <w:sz w:val="24"/>
          <w:szCs w:val="24"/>
          <w:rtl w:val="0"/>
        </w:rPr>
        <w:t xml:space="preserve">                            .append(skill)</w:t>
      </w:r>
    </w:p>
    <w:p w:rsidR="00000000" w:rsidDel="00000000" w:rsidP="00000000" w:rsidRDefault="00000000" w:rsidRPr="00000000" w14:paraId="000002C7">
      <w:pPr>
        <w:spacing w:line="360" w:lineRule="auto"/>
        <w:ind w:left="720" w:right="720" w:firstLine="0"/>
        <w:jc w:val="both"/>
        <w:rPr>
          <w:sz w:val="24"/>
          <w:szCs w:val="24"/>
        </w:rPr>
      </w:pPr>
      <w:r w:rsidDel="00000000" w:rsidR="00000000" w:rsidRPr="00000000">
        <w:rPr>
          <w:sz w:val="24"/>
          <w:szCs w:val="24"/>
          <w:rtl w:val="0"/>
        </w:rPr>
        <w:t xml:space="preserve">                            .append("\n");</w:t>
      </w:r>
    </w:p>
    <w:p w:rsidR="00000000" w:rsidDel="00000000" w:rsidP="00000000" w:rsidRDefault="00000000" w:rsidRPr="00000000" w14:paraId="000002C8">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C9">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C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CB">
      <w:pPr>
        <w:spacing w:line="360" w:lineRule="auto"/>
        <w:ind w:left="720" w:right="720" w:firstLine="0"/>
        <w:jc w:val="both"/>
        <w:rPr>
          <w:sz w:val="24"/>
          <w:szCs w:val="24"/>
        </w:rPr>
      </w:pPr>
      <w:r w:rsidDel="00000000" w:rsidR="00000000" w:rsidRPr="00000000">
        <w:rPr>
          <w:sz w:val="24"/>
          <w:szCs w:val="24"/>
          <w:rtl w:val="0"/>
        </w:rPr>
        <w:t xml:space="preserve">            result.append("\nMissing Skills:\n");</w:t>
      </w:r>
    </w:p>
    <w:p w:rsidR="00000000" w:rsidDel="00000000" w:rsidP="00000000" w:rsidRDefault="00000000" w:rsidRPr="00000000" w14:paraId="000002C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CD">
      <w:pPr>
        <w:spacing w:line="360" w:lineRule="auto"/>
        <w:ind w:left="720" w:right="720" w:firstLine="0"/>
        <w:jc w:val="both"/>
        <w:rPr>
          <w:sz w:val="24"/>
          <w:szCs w:val="24"/>
        </w:rPr>
      </w:pPr>
      <w:r w:rsidDel="00000000" w:rsidR="00000000" w:rsidRPr="00000000">
        <w:rPr>
          <w:sz w:val="24"/>
          <w:szCs w:val="24"/>
          <w:rtl w:val="0"/>
        </w:rPr>
        <w:t xml:space="preserve">            if (missing.isEmpty()) {</w:t>
      </w:r>
    </w:p>
    <w:p w:rsidR="00000000" w:rsidDel="00000000" w:rsidP="00000000" w:rsidRDefault="00000000" w:rsidRPr="00000000" w14:paraId="000002CE">
      <w:pPr>
        <w:spacing w:line="360" w:lineRule="auto"/>
        <w:ind w:left="720" w:right="720" w:firstLine="0"/>
        <w:jc w:val="both"/>
        <w:rPr>
          <w:sz w:val="24"/>
          <w:szCs w:val="24"/>
        </w:rPr>
      </w:pPr>
      <w:r w:rsidDel="00000000" w:rsidR="00000000" w:rsidRPr="00000000">
        <w:rPr>
          <w:sz w:val="24"/>
          <w:szCs w:val="24"/>
          <w:rtl w:val="0"/>
        </w:rPr>
        <w:t xml:space="preserve">                result.append("None\n");</w:t>
      </w:r>
    </w:p>
    <w:p w:rsidR="00000000" w:rsidDel="00000000" w:rsidP="00000000" w:rsidRDefault="00000000" w:rsidRPr="00000000" w14:paraId="000002CF">
      <w:pPr>
        <w:spacing w:line="360" w:lineRule="auto"/>
        <w:ind w:left="720" w:right="720" w:firstLine="0"/>
        <w:jc w:val="both"/>
        <w:rPr>
          <w:sz w:val="24"/>
          <w:szCs w:val="24"/>
        </w:rPr>
      </w:pPr>
      <w:r w:rsidDel="00000000" w:rsidR="00000000" w:rsidRPr="00000000">
        <w:rPr>
          <w:sz w:val="24"/>
          <w:szCs w:val="24"/>
          <w:rtl w:val="0"/>
        </w:rPr>
        <w:t xml:space="preserve">            } else {</w:t>
      </w:r>
    </w:p>
    <w:p w:rsidR="00000000" w:rsidDel="00000000" w:rsidP="00000000" w:rsidRDefault="00000000" w:rsidRPr="00000000" w14:paraId="000002D0">
      <w:pPr>
        <w:spacing w:line="360" w:lineRule="auto"/>
        <w:ind w:left="720" w:right="720" w:firstLine="0"/>
        <w:jc w:val="both"/>
        <w:rPr>
          <w:sz w:val="24"/>
          <w:szCs w:val="24"/>
        </w:rPr>
      </w:pPr>
      <w:r w:rsidDel="00000000" w:rsidR="00000000" w:rsidRPr="00000000">
        <w:rPr>
          <w:sz w:val="24"/>
          <w:szCs w:val="24"/>
          <w:rtl w:val="0"/>
        </w:rPr>
        <w:t xml:space="preserve">                for (String skill : missing) {</w:t>
      </w:r>
    </w:p>
    <w:p w:rsidR="00000000" w:rsidDel="00000000" w:rsidP="00000000" w:rsidRDefault="00000000" w:rsidRPr="00000000" w14:paraId="000002D1">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D2">
      <w:pPr>
        <w:spacing w:line="360" w:lineRule="auto"/>
        <w:ind w:left="720" w:right="720" w:firstLine="0"/>
        <w:jc w:val="both"/>
        <w:rPr>
          <w:sz w:val="24"/>
          <w:szCs w:val="24"/>
        </w:rPr>
      </w:pPr>
      <w:r w:rsidDel="00000000" w:rsidR="00000000" w:rsidRPr="00000000">
        <w:rPr>
          <w:sz w:val="24"/>
          <w:szCs w:val="24"/>
          <w:rtl w:val="0"/>
        </w:rPr>
        <w:t xml:space="preserve">                    result.append("- ")</w:t>
      </w:r>
    </w:p>
    <w:p w:rsidR="00000000" w:rsidDel="00000000" w:rsidP="00000000" w:rsidRDefault="00000000" w:rsidRPr="00000000" w14:paraId="000002D3">
      <w:pPr>
        <w:spacing w:line="360" w:lineRule="auto"/>
        <w:ind w:left="720" w:right="720" w:firstLine="0"/>
        <w:jc w:val="both"/>
        <w:rPr>
          <w:sz w:val="24"/>
          <w:szCs w:val="24"/>
        </w:rPr>
      </w:pPr>
      <w:r w:rsidDel="00000000" w:rsidR="00000000" w:rsidRPr="00000000">
        <w:rPr>
          <w:sz w:val="24"/>
          <w:szCs w:val="24"/>
          <w:rtl w:val="0"/>
        </w:rPr>
        <w:t xml:space="preserve">                            .append(skill)</w:t>
      </w:r>
    </w:p>
    <w:p w:rsidR="00000000" w:rsidDel="00000000" w:rsidP="00000000" w:rsidRDefault="00000000" w:rsidRPr="00000000" w14:paraId="000002D4">
      <w:pPr>
        <w:spacing w:line="360" w:lineRule="auto"/>
        <w:ind w:left="720" w:right="720" w:firstLine="0"/>
        <w:jc w:val="both"/>
        <w:rPr>
          <w:sz w:val="24"/>
          <w:szCs w:val="24"/>
        </w:rPr>
      </w:pPr>
      <w:r w:rsidDel="00000000" w:rsidR="00000000" w:rsidRPr="00000000">
        <w:rPr>
          <w:sz w:val="24"/>
          <w:szCs w:val="24"/>
          <w:rtl w:val="0"/>
        </w:rPr>
        <w:t xml:space="preserve">                            .append("\n");</w:t>
      </w:r>
    </w:p>
    <w:p w:rsidR="00000000" w:rsidDel="00000000" w:rsidP="00000000" w:rsidRDefault="00000000" w:rsidRPr="00000000" w14:paraId="000002D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D6">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D7">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D8">
      <w:pPr>
        <w:spacing w:line="360" w:lineRule="auto"/>
        <w:ind w:left="720" w:right="720" w:firstLine="0"/>
        <w:jc w:val="both"/>
        <w:rPr>
          <w:sz w:val="24"/>
          <w:szCs w:val="24"/>
        </w:rPr>
      </w:pPr>
      <w:r w:rsidDel="00000000" w:rsidR="00000000" w:rsidRPr="00000000">
        <w:rPr>
          <w:sz w:val="24"/>
          <w:szCs w:val="24"/>
          <w:rtl w:val="0"/>
        </w:rPr>
        <w:t xml:space="preserve">            result.append("\nSkill Match Percentage: ")</w:t>
      </w:r>
    </w:p>
    <w:p w:rsidR="00000000" w:rsidDel="00000000" w:rsidP="00000000" w:rsidRDefault="00000000" w:rsidRPr="00000000" w14:paraId="000002D9">
      <w:pPr>
        <w:spacing w:line="360" w:lineRule="auto"/>
        <w:ind w:left="720" w:right="720" w:firstLine="0"/>
        <w:jc w:val="both"/>
        <w:rPr>
          <w:sz w:val="24"/>
          <w:szCs w:val="24"/>
        </w:rPr>
      </w:pPr>
      <w:r w:rsidDel="00000000" w:rsidR="00000000" w:rsidRPr="00000000">
        <w:rPr>
          <w:sz w:val="24"/>
          <w:szCs w:val="24"/>
          <w:rtl w:val="0"/>
        </w:rPr>
        <w:t xml:space="preserve">                    .append(String.format("%.2f",percentage))</w:t>
      </w:r>
    </w:p>
    <w:p w:rsidR="00000000" w:rsidDel="00000000" w:rsidP="00000000" w:rsidRDefault="00000000" w:rsidRPr="00000000" w14:paraId="000002DA">
      <w:pPr>
        <w:spacing w:line="360" w:lineRule="auto"/>
        <w:ind w:left="720" w:right="720" w:firstLine="0"/>
        <w:jc w:val="both"/>
        <w:rPr>
          <w:sz w:val="24"/>
          <w:szCs w:val="24"/>
        </w:rPr>
      </w:pPr>
      <w:r w:rsidDel="00000000" w:rsidR="00000000" w:rsidRPr="00000000">
        <w:rPr>
          <w:sz w:val="24"/>
          <w:szCs w:val="24"/>
          <w:rtl w:val="0"/>
        </w:rPr>
        <w:t xml:space="preserve">                    .append("%");</w:t>
      </w:r>
    </w:p>
    <w:p w:rsidR="00000000" w:rsidDel="00000000" w:rsidP="00000000" w:rsidRDefault="00000000" w:rsidRPr="00000000" w14:paraId="000002DB">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DC">
      <w:pPr>
        <w:spacing w:line="360" w:lineRule="auto"/>
        <w:ind w:left="720" w:right="720" w:firstLine="0"/>
        <w:jc w:val="both"/>
        <w:rPr>
          <w:sz w:val="24"/>
          <w:szCs w:val="24"/>
        </w:rPr>
      </w:pPr>
      <w:r w:rsidDel="00000000" w:rsidR="00000000" w:rsidRPr="00000000">
        <w:rPr>
          <w:sz w:val="24"/>
          <w:szCs w:val="24"/>
          <w:rtl w:val="0"/>
        </w:rPr>
        <w:t xml:space="preserve">            resultArea.setText(result.toString());</w:t>
      </w:r>
    </w:p>
    <w:p w:rsidR="00000000" w:rsidDel="00000000" w:rsidP="00000000" w:rsidRDefault="00000000" w:rsidRPr="00000000" w14:paraId="000002DD">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DE">
      <w:pPr>
        <w:spacing w:line="360" w:lineRule="auto"/>
        <w:ind w:left="720" w:right="720" w:firstLine="0"/>
        <w:jc w:val="both"/>
        <w:rPr>
          <w:sz w:val="24"/>
          <w:szCs w:val="24"/>
        </w:rPr>
      </w:pPr>
      <w:r w:rsidDel="00000000" w:rsidR="00000000" w:rsidRPr="00000000">
        <w:rPr>
          <w:sz w:val="24"/>
          <w:szCs w:val="24"/>
          <w:rtl w:val="0"/>
        </w:rPr>
        <w:t xml:space="preserve">            boolean saved = databaseManager.saveResult(</w:t>
      </w:r>
    </w:p>
    <w:p w:rsidR="00000000" w:rsidDel="00000000" w:rsidP="00000000" w:rsidRDefault="00000000" w:rsidRPr="00000000" w14:paraId="000002DF">
      <w:pPr>
        <w:spacing w:line="360" w:lineRule="auto"/>
        <w:ind w:left="720" w:right="720" w:firstLine="0"/>
        <w:jc w:val="both"/>
        <w:rPr>
          <w:sz w:val="24"/>
          <w:szCs w:val="24"/>
        </w:rPr>
      </w:pPr>
      <w:r w:rsidDel="00000000" w:rsidR="00000000" w:rsidRPr="00000000">
        <w:rPr>
          <w:sz w:val="24"/>
          <w:szCs w:val="24"/>
          <w:rtl w:val="0"/>
        </w:rPr>
        <w:t xml:space="preserve">                    name,</w:t>
      </w:r>
    </w:p>
    <w:p w:rsidR="00000000" w:rsidDel="00000000" w:rsidP="00000000" w:rsidRDefault="00000000" w:rsidRPr="00000000" w14:paraId="000002E0">
      <w:pPr>
        <w:spacing w:line="360" w:lineRule="auto"/>
        <w:ind w:left="720" w:right="720" w:firstLine="0"/>
        <w:jc w:val="both"/>
        <w:rPr>
          <w:sz w:val="24"/>
          <w:szCs w:val="24"/>
        </w:rPr>
      </w:pPr>
      <w:r w:rsidDel="00000000" w:rsidR="00000000" w:rsidRPr="00000000">
        <w:rPr>
          <w:sz w:val="24"/>
          <w:szCs w:val="24"/>
          <w:rtl w:val="0"/>
        </w:rPr>
        <w:t xml:space="preserve">                    jobRole.getRoleName(),</w:t>
      </w:r>
    </w:p>
    <w:p w:rsidR="00000000" w:rsidDel="00000000" w:rsidP="00000000" w:rsidRDefault="00000000" w:rsidRPr="00000000" w14:paraId="000002E1">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4" name=""/>
                <a:graphic>
                  <a:graphicData uri="http://schemas.microsoft.com/office/word/2010/wordprocessingShape">
                    <wps:wsp>
                      <wps:cNvSpPr/>
                      <wps:cNvPr id="44" name="Shape 44"/>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64"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matching,</w:t>
      </w:r>
    </w:p>
    <w:p w:rsidR="00000000" w:rsidDel="00000000" w:rsidP="00000000" w:rsidRDefault="00000000" w:rsidRPr="00000000" w14:paraId="000002E2">
      <w:pPr>
        <w:spacing w:line="360" w:lineRule="auto"/>
        <w:ind w:left="720" w:right="720" w:firstLine="0"/>
        <w:jc w:val="both"/>
        <w:rPr>
          <w:sz w:val="24"/>
          <w:szCs w:val="24"/>
        </w:rPr>
      </w:pPr>
      <w:r w:rsidDel="00000000" w:rsidR="00000000" w:rsidRPr="00000000">
        <w:rPr>
          <w:sz w:val="24"/>
          <w:szCs w:val="24"/>
          <w:rtl w:val="0"/>
        </w:rPr>
        <w:t xml:space="preserve">                    missing,</w:t>
      </w:r>
    </w:p>
    <w:p w:rsidR="00000000" w:rsidDel="00000000" w:rsidP="00000000" w:rsidRDefault="00000000" w:rsidRPr="00000000" w14:paraId="000002E3">
      <w:pPr>
        <w:spacing w:line="360" w:lineRule="auto"/>
        <w:ind w:left="720" w:right="720" w:firstLine="0"/>
        <w:jc w:val="both"/>
        <w:rPr>
          <w:sz w:val="24"/>
          <w:szCs w:val="24"/>
        </w:rPr>
      </w:pPr>
      <w:r w:rsidDel="00000000" w:rsidR="00000000" w:rsidRPr="00000000">
        <w:rPr>
          <w:sz w:val="24"/>
          <w:szCs w:val="24"/>
          <w:rtl w:val="0"/>
        </w:rPr>
        <w:t xml:space="preserve">                    percentage</w:t>
      </w:r>
    </w:p>
    <w:p w:rsidR="00000000" w:rsidDel="00000000" w:rsidP="00000000" w:rsidRDefault="00000000" w:rsidRPr="00000000" w14:paraId="000002E4">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E5">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E6">
      <w:pPr>
        <w:spacing w:line="360" w:lineRule="auto"/>
        <w:ind w:left="720" w:right="720" w:firstLine="0"/>
        <w:jc w:val="both"/>
        <w:rPr>
          <w:sz w:val="24"/>
          <w:szCs w:val="24"/>
        </w:rPr>
      </w:pPr>
      <w:r w:rsidDel="00000000" w:rsidR="00000000" w:rsidRPr="00000000">
        <w:rPr>
          <w:sz w:val="24"/>
          <w:szCs w:val="24"/>
          <w:rtl w:val="0"/>
        </w:rPr>
        <w:t xml:space="preserve">            if (saved) {</w:t>
      </w:r>
    </w:p>
    <w:p w:rsidR="00000000" w:rsidDel="00000000" w:rsidP="00000000" w:rsidRDefault="00000000" w:rsidRPr="00000000" w14:paraId="000002E7">
      <w:pPr>
        <w:spacing w:line="360" w:lineRule="auto"/>
        <w:ind w:left="720" w:right="720" w:firstLine="0"/>
        <w:jc w:val="both"/>
        <w:rPr>
          <w:sz w:val="24"/>
          <w:szCs w:val="24"/>
        </w:rPr>
      </w:pPr>
      <w:r w:rsidDel="00000000" w:rsidR="00000000" w:rsidRPr="00000000">
        <w:rPr>
          <w:sz w:val="24"/>
          <w:szCs w:val="24"/>
          <w:rtl w:val="0"/>
        </w:rPr>
        <w:t xml:space="preserve">                JOptionPane.showMessageDialog(</w:t>
      </w:r>
    </w:p>
    <w:p w:rsidR="00000000" w:rsidDel="00000000" w:rsidP="00000000" w:rsidRDefault="00000000" w:rsidRPr="00000000" w14:paraId="000002E8">
      <w:pPr>
        <w:spacing w:line="360" w:lineRule="auto"/>
        <w:ind w:left="720" w:right="720" w:firstLine="0"/>
        <w:jc w:val="both"/>
        <w:rPr>
          <w:sz w:val="24"/>
          <w:szCs w:val="24"/>
        </w:rPr>
      </w:pPr>
      <w:r w:rsidDel="00000000" w:rsidR="00000000" w:rsidRPr="00000000">
        <w:rPr>
          <w:sz w:val="24"/>
          <w:szCs w:val="24"/>
          <w:rtl w:val="0"/>
        </w:rPr>
        <w:t xml:space="preserve">                        this,</w:t>
      </w:r>
    </w:p>
    <w:p w:rsidR="00000000" w:rsidDel="00000000" w:rsidP="00000000" w:rsidRDefault="00000000" w:rsidRPr="00000000" w14:paraId="000002E9">
      <w:pPr>
        <w:spacing w:line="360" w:lineRule="auto"/>
        <w:ind w:left="720" w:right="720" w:firstLine="0"/>
        <w:jc w:val="both"/>
        <w:rPr>
          <w:sz w:val="24"/>
          <w:szCs w:val="24"/>
        </w:rPr>
      </w:pPr>
      <w:r w:rsidDel="00000000" w:rsidR="00000000" w:rsidRPr="00000000">
        <w:rPr>
          <w:sz w:val="24"/>
          <w:szCs w:val="24"/>
          <w:rtl w:val="0"/>
        </w:rPr>
        <w:t xml:space="preserve">                        "Analysis completed and saved.",</w:t>
      </w:r>
    </w:p>
    <w:p w:rsidR="00000000" w:rsidDel="00000000" w:rsidP="00000000" w:rsidRDefault="00000000" w:rsidRPr="00000000" w14:paraId="000002EA">
      <w:pPr>
        <w:spacing w:line="360" w:lineRule="auto"/>
        <w:ind w:left="720" w:right="720" w:firstLine="0"/>
        <w:jc w:val="both"/>
        <w:rPr>
          <w:sz w:val="24"/>
          <w:szCs w:val="24"/>
        </w:rPr>
      </w:pPr>
      <w:r w:rsidDel="00000000" w:rsidR="00000000" w:rsidRPr="00000000">
        <w:rPr>
          <w:sz w:val="24"/>
          <w:szCs w:val="24"/>
          <w:rtl w:val="0"/>
        </w:rPr>
        <w:t xml:space="preserve">                        "Success",</w:t>
      </w:r>
    </w:p>
    <w:p w:rsidR="00000000" w:rsidDel="00000000" w:rsidP="00000000" w:rsidRDefault="00000000" w:rsidRPr="00000000" w14:paraId="000002EB">
      <w:pPr>
        <w:spacing w:line="360" w:lineRule="auto"/>
        <w:ind w:left="720" w:right="720" w:firstLine="0"/>
        <w:jc w:val="both"/>
        <w:rPr>
          <w:sz w:val="24"/>
          <w:szCs w:val="24"/>
        </w:rPr>
      </w:pPr>
      <w:r w:rsidDel="00000000" w:rsidR="00000000" w:rsidRPr="00000000">
        <w:rPr>
          <w:sz w:val="24"/>
          <w:szCs w:val="24"/>
          <w:rtl w:val="0"/>
        </w:rPr>
        <w:t xml:space="preserve">                        JOptionPane.INFORMATION_MESSAGE</w:t>
      </w:r>
    </w:p>
    <w:p w:rsidR="00000000" w:rsidDel="00000000" w:rsidP="00000000" w:rsidRDefault="00000000" w:rsidRPr="00000000" w14:paraId="000002EC">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ED">
      <w:pPr>
        <w:spacing w:line="360" w:lineRule="auto"/>
        <w:ind w:left="720" w:right="720" w:firstLine="0"/>
        <w:jc w:val="both"/>
        <w:rPr>
          <w:sz w:val="24"/>
          <w:szCs w:val="24"/>
        </w:rPr>
      </w:pPr>
      <w:r w:rsidDel="00000000" w:rsidR="00000000" w:rsidRPr="00000000">
        <w:rPr>
          <w:sz w:val="24"/>
          <w:szCs w:val="24"/>
          <w:rtl w:val="0"/>
        </w:rPr>
        <w:t xml:space="preserve">            } else {</w:t>
      </w:r>
    </w:p>
    <w:p w:rsidR="00000000" w:rsidDel="00000000" w:rsidP="00000000" w:rsidRDefault="00000000" w:rsidRPr="00000000" w14:paraId="000002EE">
      <w:pPr>
        <w:spacing w:line="360" w:lineRule="auto"/>
        <w:ind w:left="720" w:right="720" w:firstLine="0"/>
        <w:jc w:val="both"/>
        <w:rPr>
          <w:sz w:val="24"/>
          <w:szCs w:val="24"/>
        </w:rPr>
      </w:pPr>
      <w:r w:rsidDel="00000000" w:rsidR="00000000" w:rsidRPr="00000000">
        <w:rPr>
          <w:sz w:val="24"/>
          <w:szCs w:val="24"/>
          <w:rtl w:val="0"/>
        </w:rPr>
        <w:t xml:space="preserve">                JOptionPane.showMessageDialog(</w:t>
      </w:r>
    </w:p>
    <w:p w:rsidR="00000000" w:rsidDel="00000000" w:rsidP="00000000" w:rsidRDefault="00000000" w:rsidRPr="00000000" w14:paraId="000002EF">
      <w:pPr>
        <w:spacing w:line="360" w:lineRule="auto"/>
        <w:ind w:left="720" w:right="720" w:firstLine="0"/>
        <w:jc w:val="both"/>
        <w:rPr>
          <w:sz w:val="24"/>
          <w:szCs w:val="24"/>
        </w:rPr>
      </w:pPr>
      <w:r w:rsidDel="00000000" w:rsidR="00000000" w:rsidRPr="00000000">
        <w:rPr>
          <w:sz w:val="24"/>
          <w:szCs w:val="24"/>
          <w:rtl w:val="0"/>
        </w:rPr>
        <w:t xml:space="preserve">                        this,</w:t>
      </w:r>
    </w:p>
    <w:p w:rsidR="00000000" w:rsidDel="00000000" w:rsidP="00000000" w:rsidRDefault="00000000" w:rsidRPr="00000000" w14:paraId="000002F0">
      <w:pPr>
        <w:spacing w:line="360" w:lineRule="auto"/>
        <w:ind w:left="720" w:right="720" w:firstLine="0"/>
        <w:jc w:val="both"/>
        <w:rPr>
          <w:sz w:val="24"/>
          <w:szCs w:val="24"/>
        </w:rPr>
      </w:pPr>
      <w:r w:rsidDel="00000000" w:rsidR="00000000" w:rsidRPr="00000000">
        <w:rPr>
          <w:sz w:val="24"/>
          <w:szCs w:val="24"/>
          <w:rtl w:val="0"/>
        </w:rPr>
        <w:t xml:space="preserve">                        "Analysis completed, but database saving failed. " +</w:t>
      </w:r>
    </w:p>
    <w:p w:rsidR="00000000" w:rsidDel="00000000" w:rsidP="00000000" w:rsidRDefault="00000000" w:rsidRPr="00000000" w14:paraId="000002F1">
      <w:pPr>
        <w:spacing w:line="360" w:lineRule="auto"/>
        <w:ind w:left="720" w:right="720" w:firstLine="0"/>
        <w:jc w:val="both"/>
        <w:rPr>
          <w:sz w:val="24"/>
          <w:szCs w:val="24"/>
        </w:rPr>
      </w:pPr>
      <w:r w:rsidDel="00000000" w:rsidR="00000000" w:rsidRPr="00000000">
        <w:rPr>
          <w:sz w:val="24"/>
          <w:szCs w:val="24"/>
          <w:rtl w:val="0"/>
        </w:rPr>
        <w:t xml:space="preserve">                        "Check the Eclipse Console.",</w:t>
      </w:r>
    </w:p>
    <w:p w:rsidR="00000000" w:rsidDel="00000000" w:rsidP="00000000" w:rsidRDefault="00000000" w:rsidRPr="00000000" w14:paraId="000002F2">
      <w:pPr>
        <w:spacing w:line="360" w:lineRule="auto"/>
        <w:ind w:left="720" w:right="720" w:firstLine="0"/>
        <w:jc w:val="both"/>
        <w:rPr>
          <w:sz w:val="24"/>
          <w:szCs w:val="24"/>
        </w:rPr>
      </w:pPr>
      <w:r w:rsidDel="00000000" w:rsidR="00000000" w:rsidRPr="00000000">
        <w:rPr>
          <w:sz w:val="24"/>
          <w:szCs w:val="24"/>
          <w:rtl w:val="0"/>
        </w:rPr>
        <w:t xml:space="preserve">                        "Database Error",</w:t>
      </w:r>
    </w:p>
    <w:p w:rsidR="00000000" w:rsidDel="00000000" w:rsidP="00000000" w:rsidRDefault="00000000" w:rsidRPr="00000000" w14:paraId="000002F3">
      <w:pPr>
        <w:spacing w:line="360" w:lineRule="auto"/>
        <w:ind w:left="720" w:right="720" w:firstLine="0"/>
        <w:jc w:val="both"/>
        <w:rPr>
          <w:sz w:val="24"/>
          <w:szCs w:val="24"/>
        </w:rPr>
      </w:pPr>
      <w:r w:rsidDel="00000000" w:rsidR="00000000" w:rsidRPr="00000000">
        <w:rPr>
          <w:sz w:val="24"/>
          <w:szCs w:val="24"/>
          <w:rtl w:val="0"/>
        </w:rPr>
        <w:t xml:space="preserve">                        JOptionPane.ERROR_MESSAGE</w:t>
      </w:r>
    </w:p>
    <w:p w:rsidR="00000000" w:rsidDel="00000000" w:rsidP="00000000" w:rsidRDefault="00000000" w:rsidRPr="00000000" w14:paraId="000002F4">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6">
      <w:pPr>
        <w:spacing w:line="360" w:lineRule="auto"/>
        <w:ind w:left="720" w:right="720" w:firstLine="0"/>
        <w:jc w:val="both"/>
        <w:rPr>
          <w:sz w:val="24"/>
          <w:szCs w:val="24"/>
        </w:rPr>
      </w:pPr>
      <w:r w:rsidDel="00000000" w:rsidR="00000000" w:rsidRPr="00000000">
        <w:rPr>
          <w:sz w:val="24"/>
          <w:szCs w:val="24"/>
          <w:rtl w:val="0"/>
        </w:rPr>
        <w:t xml:space="preserve">        } catch (IllegalArgumentException ex) {</w:t>
      </w:r>
    </w:p>
    <w:p w:rsidR="00000000" w:rsidDel="00000000" w:rsidP="00000000" w:rsidRDefault="00000000" w:rsidRPr="00000000" w14:paraId="000002F7">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2F8">
      <w:pPr>
        <w:spacing w:line="360" w:lineRule="auto"/>
        <w:ind w:left="720" w:right="720" w:firstLine="0"/>
        <w:jc w:val="both"/>
        <w:rPr>
          <w:sz w:val="24"/>
          <w:szCs w:val="24"/>
        </w:rPr>
      </w:pPr>
      <w:r w:rsidDel="00000000" w:rsidR="00000000" w:rsidRPr="00000000">
        <w:rPr>
          <w:sz w:val="24"/>
          <w:szCs w:val="24"/>
          <w:rtl w:val="0"/>
        </w:rPr>
        <w:t xml:space="preserve">            JOptionPane.showMessageDialog(</w:t>
      </w:r>
    </w:p>
    <w:p w:rsidR="00000000" w:rsidDel="00000000" w:rsidP="00000000" w:rsidRDefault="00000000" w:rsidRPr="00000000" w14:paraId="000002F9">
      <w:pPr>
        <w:spacing w:line="360" w:lineRule="auto"/>
        <w:ind w:left="720" w:right="720" w:firstLine="0"/>
        <w:jc w:val="both"/>
        <w:rPr>
          <w:sz w:val="24"/>
          <w:szCs w:val="24"/>
        </w:rPr>
      </w:pPr>
      <w:r w:rsidDel="00000000" w:rsidR="00000000" w:rsidRPr="00000000">
        <w:rPr>
          <w:sz w:val="24"/>
          <w:szCs w:val="24"/>
          <w:rtl w:val="0"/>
        </w:rPr>
        <w:t xml:space="preserve">                    this,</w:t>
      </w:r>
    </w:p>
    <w:p w:rsidR="00000000" w:rsidDel="00000000" w:rsidP="00000000" w:rsidRDefault="00000000" w:rsidRPr="00000000" w14:paraId="000002FA">
      <w:pPr>
        <w:spacing w:line="360" w:lineRule="auto"/>
        <w:ind w:left="720" w:right="720" w:firstLine="0"/>
        <w:jc w:val="both"/>
        <w:rPr>
          <w:sz w:val="24"/>
          <w:szCs w:val="24"/>
        </w:rPr>
      </w:pPr>
      <w:r w:rsidDel="00000000" w:rsidR="00000000" w:rsidRPr="00000000">
        <w:rPr>
          <w:sz w:val="24"/>
          <w:szCs w:val="24"/>
          <w:rtl w:val="0"/>
        </w:rPr>
        <w:t xml:space="preserve">                    ex.getMessage(),</w:t>
      </w:r>
    </w:p>
    <w:p w:rsidR="00000000" w:rsidDel="00000000" w:rsidP="00000000" w:rsidRDefault="00000000" w:rsidRPr="00000000" w14:paraId="000002FB">
      <w:pPr>
        <w:spacing w:line="360" w:lineRule="auto"/>
        <w:ind w:left="720" w:right="720" w:firstLine="0"/>
        <w:jc w:val="both"/>
        <w:rPr>
          <w:sz w:val="24"/>
          <w:szCs w:val="24"/>
        </w:rPr>
      </w:pPr>
      <w:r w:rsidDel="00000000" w:rsidR="00000000" w:rsidRPr="00000000">
        <w:rPr>
          <w:sz w:val="24"/>
          <w:szCs w:val="24"/>
          <w:rtl w:val="0"/>
        </w:rPr>
        <w:t xml:space="preserve">                    "Input Error",</w:t>
      </w:r>
    </w:p>
    <w:p w:rsidR="00000000" w:rsidDel="00000000" w:rsidP="00000000" w:rsidRDefault="00000000" w:rsidRPr="00000000" w14:paraId="000002FC">
      <w:pPr>
        <w:spacing w:line="360" w:lineRule="auto"/>
        <w:ind w:left="720" w:right="720" w:firstLine="0"/>
        <w:jc w:val="both"/>
        <w:rPr>
          <w:sz w:val="24"/>
          <w:szCs w:val="24"/>
        </w:rPr>
      </w:pPr>
      <w:r w:rsidDel="00000000" w:rsidR="00000000" w:rsidRPr="00000000">
        <w:rPr>
          <w:sz w:val="24"/>
          <w:szCs w:val="24"/>
          <w:rtl w:val="0"/>
        </w:rPr>
        <w:t xml:space="preserve">                    JOptionPane.ERROR_MESSAGE</w:t>
      </w:r>
    </w:p>
    <w:p w:rsidR="00000000" w:rsidDel="00000000" w:rsidP="00000000" w:rsidRDefault="00000000" w:rsidRPr="00000000" w14:paraId="000002FD">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E">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F">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00">
      <w:pPr>
        <w:spacing w:line="360" w:lineRule="auto"/>
        <w:ind w:left="720" w:right="720" w:firstLine="0"/>
        <w:jc w:val="both"/>
        <w:rPr>
          <w:sz w:val="24"/>
          <w:szCs w:val="24"/>
        </w:rPr>
      </w:pPr>
      <w:r w:rsidDel="00000000" w:rsidR="00000000" w:rsidRPr="00000000">
        <w:rPr>
          <w:sz w:val="24"/>
          <w:szCs w:val="24"/>
          <w:rtl w:val="0"/>
        </w:rPr>
        <w:t xml:space="preserve">    private void showPreviousResults() {</w:t>
      </w:r>
    </w:p>
    <w:p w:rsidR="00000000" w:rsidDel="00000000" w:rsidP="00000000" w:rsidRDefault="00000000" w:rsidRPr="00000000" w14:paraId="00000301">
      <w:pPr>
        <w:spacing w:line="360" w:lineRule="auto"/>
        <w:ind w:left="720" w:right="720" w:firstLine="0"/>
        <w:jc w:val="both"/>
        <w:rPr>
          <w:sz w:val="24"/>
          <w:szCs w:val="24"/>
        </w:rPr>
      </w:pPr>
      <w:r w:rsidDel="00000000" w:rsidR="00000000" w:rsidRPr="00000000">
        <w:rPr>
          <w:sz w:val="24"/>
          <w:szCs w:val="24"/>
          <w:rtl w:val="0"/>
        </w:rPr>
        <w:t xml:space="preserve">        String previousResults =</w:t>
      </w:r>
    </w:p>
    <w:p w:rsidR="00000000" w:rsidDel="00000000" w:rsidP="00000000" w:rsidRDefault="00000000" w:rsidRPr="00000000" w14:paraId="00000302">
      <w:pPr>
        <w:spacing w:line="360" w:lineRule="auto"/>
        <w:ind w:left="720" w:right="720" w:firstLine="0"/>
        <w:jc w:val="both"/>
        <w:rPr>
          <w:sz w:val="24"/>
          <w:szCs w:val="24"/>
        </w:rPr>
      </w:pPr>
      <w:r w:rsidDel="00000000" w:rsidR="00000000" w:rsidRPr="00000000">
        <w:rPr>
          <w:sz w:val="24"/>
          <w:szCs w:val="24"/>
          <w:rtl w:val="0"/>
        </w:rPr>
        <w:t xml:space="preserve">                databaseManager.getPreviousResults();</w:t>
      </w:r>
    </w:p>
    <w:p w:rsidR="00000000" w:rsidDel="00000000" w:rsidP="00000000" w:rsidRDefault="00000000" w:rsidRPr="00000000" w14:paraId="00000303">
      <w:pPr>
        <w:spacing w:line="360" w:lineRule="auto"/>
        <w:ind w:left="720" w:right="720" w:firstLine="0"/>
        <w:jc w:val="both"/>
        <w:rPr>
          <w:sz w:val="24"/>
          <w:szCs w:val="24"/>
        </w:rPr>
      </w:pPr>
      <w:r w:rsidDel="00000000" w:rsidR="00000000" w:rsidRPr="00000000">
        <w:rPr>
          <w:sz w:val="24"/>
          <w:szCs w:val="24"/>
          <w:rtl w:val="0"/>
        </w:rPr>
        <w:t xml:space="preserve">        resultArea.setText(</w:t>
      </w:r>
    </w:p>
    <w:p w:rsidR="00000000" w:rsidDel="00000000" w:rsidP="00000000" w:rsidRDefault="00000000" w:rsidRPr="00000000" w14:paraId="00000304">
      <w:pPr>
        <w:spacing w:line="360" w:lineRule="auto"/>
        <w:ind w:left="720" w:right="720" w:firstLine="0"/>
        <w:jc w:val="both"/>
        <w:rPr>
          <w:sz w:val="24"/>
          <w:szCs w:val="24"/>
        </w:rPr>
      </w:pPr>
      <w:r w:rsidDel="00000000" w:rsidR="00000000" w:rsidRPr="00000000">
        <w:rPr>
          <w:sz w:val="24"/>
          <w:szCs w:val="24"/>
          <w:rtl w:val="0"/>
        </w:rPr>
        <w:t xml:space="preserve">                "PREVIOUS ANALYSIS RESULTS\n" +</w:t>
      </w:r>
    </w:p>
    <w:p w:rsidR="00000000" w:rsidDel="00000000" w:rsidP="00000000" w:rsidRDefault="00000000" w:rsidRPr="00000000" w14:paraId="00000305">
      <w:pPr>
        <w:spacing w:line="360" w:lineRule="auto"/>
        <w:ind w:left="720" w:right="720" w:firstLine="0"/>
        <w:jc w:val="both"/>
        <w:rPr>
          <w:sz w:val="24"/>
          <w:szCs w:val="24"/>
        </w:rPr>
      </w:pPr>
      <w:r w:rsidDel="00000000" w:rsidR="00000000" w:rsidRPr="00000000">
        <w:rPr>
          <w:sz w:val="24"/>
          <w:szCs w:val="24"/>
          <w:rtl w:val="0"/>
        </w:rPr>
        <w:t xml:space="preserve">                "===========================\n\n" +</w:t>
      </w:r>
    </w:p>
    <w:p w:rsidR="00000000" w:rsidDel="00000000" w:rsidP="00000000" w:rsidRDefault="00000000" w:rsidRPr="00000000" w14:paraId="00000306">
      <w:pPr>
        <w:spacing w:line="360" w:lineRule="auto"/>
        <w:ind w:left="720" w:right="720" w:firstLine="0"/>
        <w:jc w:val="both"/>
        <w:rPr>
          <w:sz w:val="24"/>
          <w:szCs w:val="24"/>
        </w:rPr>
      </w:pPr>
      <w:r w:rsidDel="00000000" w:rsidR="00000000" w:rsidRPr="00000000">
        <w:rPr>
          <w:sz w:val="24"/>
          <w:szCs w:val="24"/>
          <w:rtl w:val="0"/>
        </w:rPr>
        <w:t xml:space="preserve">                previousResults</w:t>
      </w:r>
    </w:p>
    <w:p w:rsidR="00000000" w:rsidDel="00000000" w:rsidP="00000000" w:rsidRDefault="00000000" w:rsidRPr="00000000" w14:paraId="00000307">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08">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09">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0A">
      <w:pPr>
        <w:spacing w:line="360" w:lineRule="auto"/>
        <w:ind w:left="720" w:right="720" w:firstLine="0"/>
        <w:jc w:val="both"/>
        <w:rPr>
          <w:sz w:val="24"/>
          <w:szCs w:val="24"/>
        </w:rPr>
      </w:pPr>
      <w:r w:rsidDel="00000000" w:rsidR="00000000" w:rsidRPr="00000000">
        <w:rPr>
          <w:sz w:val="24"/>
          <w:szCs w:val="24"/>
          <w:rtl w:val="0"/>
        </w:rPr>
        <w:t xml:space="preserve">    private JobRole createJobRole(String role) {</w:t>
      </w:r>
    </w:p>
    <w:p w:rsidR="00000000" w:rsidDel="00000000" w:rsidP="00000000" w:rsidRDefault="00000000" w:rsidRPr="00000000" w14:paraId="0000030B">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0C">
      <w:pPr>
        <w:spacing w:line="360" w:lineRule="auto"/>
        <w:ind w:left="720" w:right="720" w:firstLine="0"/>
        <w:jc w:val="both"/>
        <w:rPr>
          <w:sz w:val="24"/>
          <w:szCs w:val="24"/>
        </w:rPr>
      </w:pPr>
      <w:r w:rsidDel="00000000" w:rsidR="00000000" w:rsidRPr="00000000">
        <w:rPr>
          <w:sz w:val="24"/>
          <w:szCs w:val="24"/>
          <w:rtl w:val="0"/>
        </w:rPr>
        <w:t xml:space="preserve">        List&lt;String&gt; skills = new ArrayList&lt;&gt;();</w:t>
      </w:r>
    </w:p>
    <w:p w:rsidR="00000000" w:rsidDel="00000000" w:rsidP="00000000" w:rsidRDefault="00000000" w:rsidRPr="00000000" w14:paraId="0000030D">
      <w:pPr>
        <w:spacing w:line="360" w:lineRule="auto"/>
        <w:ind w:left="720" w:right="720" w:firstLine="0"/>
        <w:jc w:val="both"/>
        <w:rPr>
          <w:sz w:val="24"/>
          <w:szCs w:val="24"/>
        </w:rPr>
      </w:pPr>
      <w:r w:rsidDel="00000000" w:rsidR="00000000" w:rsidRPr="00000000">
        <w:rPr>
          <w:sz w:val="24"/>
          <w:szCs w:val="24"/>
          <w:rtl w:val="0"/>
        </w:rPr>
        <w:t xml:space="preserve">        switch (role) {</w:t>
      </w:r>
    </w:p>
    <w:p w:rsidR="00000000" w:rsidDel="00000000" w:rsidP="00000000" w:rsidRDefault="00000000" w:rsidRPr="00000000" w14:paraId="0000030E">
      <w:pPr>
        <w:spacing w:line="360" w:lineRule="auto"/>
        <w:ind w:left="720" w:right="720" w:firstLine="0"/>
        <w:jc w:val="both"/>
        <w:rPr>
          <w:sz w:val="24"/>
          <w:szCs w:val="24"/>
        </w:rPr>
      </w:pPr>
      <w:r w:rsidDel="00000000" w:rsidR="00000000" w:rsidRPr="00000000">
        <w:rPr>
          <w:sz w:val="24"/>
          <w:szCs w:val="24"/>
          <w:rtl w:val="0"/>
        </w:rPr>
        <w:t xml:space="preserve">            case "Java Developer":</w:t>
      </w:r>
    </w:p>
    <w:p w:rsidR="00000000" w:rsidDel="00000000" w:rsidP="00000000" w:rsidRDefault="00000000" w:rsidRPr="00000000" w14:paraId="0000030F">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10">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2" name=""/>
                <a:graphic>
                  <a:graphicData uri="http://schemas.microsoft.com/office/word/2010/wordprocessingShape">
                    <wps:wsp>
                      <wps:cNvSpPr/>
                      <wps:cNvPr id="22" name="Shape 22"/>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2"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skills.addAll(</w:t>
      </w:r>
    </w:p>
    <w:p w:rsidR="00000000" w:rsidDel="00000000" w:rsidP="00000000" w:rsidRDefault="00000000" w:rsidRPr="00000000" w14:paraId="00000311">
      <w:pPr>
        <w:spacing w:line="360" w:lineRule="auto"/>
        <w:ind w:left="720" w:right="720" w:firstLine="0"/>
        <w:jc w:val="both"/>
        <w:rPr>
          <w:sz w:val="24"/>
          <w:szCs w:val="24"/>
        </w:rPr>
      </w:pPr>
      <w:r w:rsidDel="00000000" w:rsidR="00000000" w:rsidRPr="00000000">
        <w:rPr>
          <w:sz w:val="24"/>
          <w:szCs w:val="24"/>
          <w:rtl w:val="0"/>
        </w:rPr>
        <w:t xml:space="preserve">                        Arrays.asList(</w:t>
      </w:r>
    </w:p>
    <w:p w:rsidR="00000000" w:rsidDel="00000000" w:rsidP="00000000" w:rsidRDefault="00000000" w:rsidRPr="00000000" w14:paraId="00000312">
      <w:pPr>
        <w:spacing w:line="360" w:lineRule="auto"/>
        <w:ind w:left="720" w:right="720" w:firstLine="0"/>
        <w:jc w:val="both"/>
        <w:rPr>
          <w:sz w:val="24"/>
          <w:szCs w:val="24"/>
        </w:rPr>
      </w:pPr>
      <w:r w:rsidDel="00000000" w:rsidR="00000000" w:rsidRPr="00000000">
        <w:rPr>
          <w:sz w:val="24"/>
          <w:szCs w:val="24"/>
          <w:rtl w:val="0"/>
        </w:rPr>
        <w:t xml:space="preserve">                                "Java",</w:t>
      </w:r>
    </w:p>
    <w:p w:rsidR="00000000" w:rsidDel="00000000" w:rsidP="00000000" w:rsidRDefault="00000000" w:rsidRPr="00000000" w14:paraId="00000313">
      <w:pPr>
        <w:spacing w:line="360" w:lineRule="auto"/>
        <w:ind w:left="720" w:right="720" w:firstLine="0"/>
        <w:jc w:val="both"/>
        <w:rPr>
          <w:sz w:val="24"/>
          <w:szCs w:val="24"/>
        </w:rPr>
      </w:pPr>
      <w:r w:rsidDel="00000000" w:rsidR="00000000" w:rsidRPr="00000000">
        <w:rPr>
          <w:sz w:val="24"/>
          <w:szCs w:val="24"/>
          <w:rtl w:val="0"/>
        </w:rPr>
        <w:t xml:space="preserve">                                "OOP",</w:t>
      </w:r>
    </w:p>
    <w:p w:rsidR="00000000" w:rsidDel="00000000" w:rsidP="00000000" w:rsidRDefault="00000000" w:rsidRPr="00000000" w14:paraId="00000314">
      <w:pPr>
        <w:spacing w:line="360" w:lineRule="auto"/>
        <w:ind w:left="720" w:right="720" w:firstLine="0"/>
        <w:jc w:val="both"/>
        <w:rPr>
          <w:sz w:val="24"/>
          <w:szCs w:val="24"/>
        </w:rPr>
      </w:pPr>
      <w:r w:rsidDel="00000000" w:rsidR="00000000" w:rsidRPr="00000000">
        <w:rPr>
          <w:sz w:val="24"/>
          <w:szCs w:val="24"/>
          <w:rtl w:val="0"/>
        </w:rPr>
        <w:t xml:space="preserve">                                "SQL",</w:t>
      </w:r>
    </w:p>
    <w:p w:rsidR="00000000" w:rsidDel="00000000" w:rsidP="00000000" w:rsidRDefault="00000000" w:rsidRPr="00000000" w14:paraId="00000315">
      <w:pPr>
        <w:spacing w:line="360" w:lineRule="auto"/>
        <w:ind w:left="720" w:right="720" w:firstLine="0"/>
        <w:jc w:val="both"/>
        <w:rPr>
          <w:sz w:val="24"/>
          <w:szCs w:val="24"/>
        </w:rPr>
      </w:pPr>
      <w:r w:rsidDel="00000000" w:rsidR="00000000" w:rsidRPr="00000000">
        <w:rPr>
          <w:sz w:val="24"/>
          <w:szCs w:val="24"/>
          <w:rtl w:val="0"/>
        </w:rPr>
        <w:t xml:space="preserve">                                "JDBC",</w:t>
      </w:r>
    </w:p>
    <w:p w:rsidR="00000000" w:rsidDel="00000000" w:rsidP="00000000" w:rsidRDefault="00000000" w:rsidRPr="00000000" w14:paraId="00000316">
      <w:pPr>
        <w:spacing w:line="360" w:lineRule="auto"/>
        <w:ind w:left="720" w:right="720" w:firstLine="0"/>
        <w:jc w:val="both"/>
        <w:rPr>
          <w:sz w:val="24"/>
          <w:szCs w:val="24"/>
        </w:rPr>
      </w:pPr>
      <w:r w:rsidDel="00000000" w:rsidR="00000000" w:rsidRPr="00000000">
        <w:rPr>
          <w:sz w:val="24"/>
          <w:szCs w:val="24"/>
          <w:rtl w:val="0"/>
        </w:rPr>
        <w:t xml:space="preserve">                                "Git",</w:t>
      </w:r>
    </w:p>
    <w:p w:rsidR="00000000" w:rsidDel="00000000" w:rsidP="00000000" w:rsidRDefault="00000000" w:rsidRPr="00000000" w14:paraId="00000317">
      <w:pPr>
        <w:spacing w:line="360" w:lineRule="auto"/>
        <w:ind w:left="720" w:right="720" w:firstLine="0"/>
        <w:jc w:val="both"/>
        <w:rPr>
          <w:sz w:val="24"/>
          <w:szCs w:val="24"/>
        </w:rPr>
      </w:pPr>
      <w:r w:rsidDel="00000000" w:rsidR="00000000" w:rsidRPr="00000000">
        <w:rPr>
          <w:sz w:val="24"/>
          <w:szCs w:val="24"/>
          <w:rtl w:val="0"/>
        </w:rPr>
        <w:t xml:space="preserve">                                "Spring"</w:t>
      </w:r>
    </w:p>
    <w:p w:rsidR="00000000" w:rsidDel="00000000" w:rsidP="00000000" w:rsidRDefault="00000000" w:rsidRPr="00000000" w14:paraId="00000318">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19">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1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1B">
      <w:pPr>
        <w:spacing w:line="360" w:lineRule="auto"/>
        <w:ind w:left="720" w:right="720" w:firstLine="0"/>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31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1D">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3" name=""/>
                <a:graphic>
                  <a:graphicData uri="http://schemas.microsoft.com/office/word/2010/wordprocessingShape">
                    <wps:wsp>
                      <wps:cNvSpPr/>
                      <wps:cNvPr id="23" name="Shape 23"/>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3"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case "Data Analyst":</w:t>
      </w:r>
    </w:p>
    <w:p w:rsidR="00000000" w:rsidDel="00000000" w:rsidP="00000000" w:rsidRDefault="00000000" w:rsidRPr="00000000" w14:paraId="0000031E">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1F">
      <w:pPr>
        <w:spacing w:line="360" w:lineRule="auto"/>
        <w:ind w:left="720" w:right="720" w:firstLine="0"/>
        <w:jc w:val="both"/>
        <w:rPr>
          <w:sz w:val="24"/>
          <w:szCs w:val="24"/>
        </w:rPr>
      </w:pPr>
      <w:r w:rsidDel="00000000" w:rsidR="00000000" w:rsidRPr="00000000">
        <w:rPr>
          <w:sz w:val="24"/>
          <w:szCs w:val="24"/>
          <w:rtl w:val="0"/>
        </w:rPr>
        <w:t xml:space="preserve">                skills.addAll(</w:t>
      </w:r>
    </w:p>
    <w:p w:rsidR="00000000" w:rsidDel="00000000" w:rsidP="00000000" w:rsidRDefault="00000000" w:rsidRPr="00000000" w14:paraId="00000320">
      <w:pPr>
        <w:spacing w:line="360" w:lineRule="auto"/>
        <w:ind w:left="720" w:right="720" w:firstLine="0"/>
        <w:jc w:val="both"/>
        <w:rPr>
          <w:sz w:val="24"/>
          <w:szCs w:val="24"/>
        </w:rPr>
      </w:pPr>
      <w:r w:rsidDel="00000000" w:rsidR="00000000" w:rsidRPr="00000000">
        <w:rPr>
          <w:sz w:val="24"/>
          <w:szCs w:val="24"/>
          <w:rtl w:val="0"/>
        </w:rPr>
        <w:t xml:space="preserve">                        Arrays.asList(</w:t>
      </w:r>
    </w:p>
    <w:p w:rsidR="00000000" w:rsidDel="00000000" w:rsidP="00000000" w:rsidRDefault="00000000" w:rsidRPr="00000000" w14:paraId="00000321">
      <w:pPr>
        <w:spacing w:line="360" w:lineRule="auto"/>
        <w:ind w:left="720" w:right="720" w:firstLine="0"/>
        <w:jc w:val="both"/>
        <w:rPr>
          <w:sz w:val="24"/>
          <w:szCs w:val="24"/>
        </w:rPr>
      </w:pPr>
      <w:r w:rsidDel="00000000" w:rsidR="00000000" w:rsidRPr="00000000">
        <w:rPr>
          <w:sz w:val="24"/>
          <w:szCs w:val="24"/>
          <w:rtl w:val="0"/>
        </w:rPr>
        <w:t xml:space="preserve">                                "Python",</w:t>
      </w:r>
    </w:p>
    <w:p w:rsidR="00000000" w:rsidDel="00000000" w:rsidP="00000000" w:rsidRDefault="00000000" w:rsidRPr="00000000" w14:paraId="00000322">
      <w:pPr>
        <w:spacing w:line="360" w:lineRule="auto"/>
        <w:ind w:left="720" w:right="720" w:firstLine="0"/>
        <w:jc w:val="both"/>
        <w:rPr>
          <w:sz w:val="24"/>
          <w:szCs w:val="24"/>
        </w:rPr>
      </w:pPr>
      <w:r w:rsidDel="00000000" w:rsidR="00000000" w:rsidRPr="00000000">
        <w:rPr>
          <w:sz w:val="24"/>
          <w:szCs w:val="24"/>
          <w:rtl w:val="0"/>
        </w:rPr>
        <w:t xml:space="preserve">                                "SQL",</w:t>
      </w:r>
    </w:p>
    <w:p w:rsidR="00000000" w:rsidDel="00000000" w:rsidP="00000000" w:rsidRDefault="00000000" w:rsidRPr="00000000" w14:paraId="00000323">
      <w:pPr>
        <w:spacing w:line="360" w:lineRule="auto"/>
        <w:ind w:left="720" w:right="720" w:firstLine="0"/>
        <w:jc w:val="both"/>
        <w:rPr>
          <w:sz w:val="24"/>
          <w:szCs w:val="24"/>
        </w:rPr>
      </w:pPr>
      <w:r w:rsidDel="00000000" w:rsidR="00000000" w:rsidRPr="00000000">
        <w:rPr>
          <w:sz w:val="24"/>
          <w:szCs w:val="24"/>
          <w:rtl w:val="0"/>
        </w:rPr>
        <w:t xml:space="preserve">                                "Excel",</w:t>
      </w:r>
    </w:p>
    <w:p w:rsidR="00000000" w:rsidDel="00000000" w:rsidP="00000000" w:rsidRDefault="00000000" w:rsidRPr="00000000" w14:paraId="00000324">
      <w:pPr>
        <w:spacing w:line="360" w:lineRule="auto"/>
        <w:ind w:left="720" w:right="720" w:firstLine="0"/>
        <w:jc w:val="both"/>
        <w:rPr>
          <w:sz w:val="24"/>
          <w:szCs w:val="24"/>
        </w:rPr>
      </w:pPr>
      <w:r w:rsidDel="00000000" w:rsidR="00000000" w:rsidRPr="00000000">
        <w:rPr>
          <w:sz w:val="24"/>
          <w:szCs w:val="24"/>
          <w:rtl w:val="0"/>
        </w:rPr>
        <w:t xml:space="preserve">                                "Statistics",</w:t>
      </w:r>
    </w:p>
    <w:p w:rsidR="00000000" w:rsidDel="00000000" w:rsidP="00000000" w:rsidRDefault="00000000" w:rsidRPr="00000000" w14:paraId="00000325">
      <w:pPr>
        <w:spacing w:line="360" w:lineRule="auto"/>
        <w:ind w:left="720" w:right="720" w:firstLine="0"/>
        <w:jc w:val="both"/>
        <w:rPr>
          <w:sz w:val="24"/>
          <w:szCs w:val="24"/>
        </w:rPr>
      </w:pPr>
      <w:r w:rsidDel="00000000" w:rsidR="00000000" w:rsidRPr="00000000">
        <w:rPr>
          <w:sz w:val="24"/>
          <w:szCs w:val="24"/>
          <w:rtl w:val="0"/>
        </w:rPr>
        <w:t xml:space="preserve">                                "Power BI"</w:t>
      </w:r>
    </w:p>
    <w:p w:rsidR="00000000" w:rsidDel="00000000" w:rsidP="00000000" w:rsidRDefault="00000000" w:rsidRPr="00000000" w14:paraId="00000326">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27">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28">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29">
      <w:pPr>
        <w:spacing w:line="360" w:lineRule="auto"/>
        <w:ind w:left="720" w:right="720" w:firstLine="0"/>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32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2B">
      <w:pPr>
        <w:spacing w:line="360" w:lineRule="auto"/>
        <w:ind w:left="720" w:right="720" w:firstLine="0"/>
        <w:jc w:val="both"/>
        <w:rPr>
          <w:sz w:val="24"/>
          <w:szCs w:val="24"/>
        </w:rPr>
      </w:pPr>
      <w:r w:rsidDel="00000000" w:rsidR="00000000" w:rsidRPr="00000000">
        <w:rPr>
          <w:sz w:val="24"/>
          <w:szCs w:val="24"/>
          <w:rtl w:val="0"/>
        </w:rPr>
        <w:t xml:space="preserve">            case "Web Developer":</w:t>
      </w:r>
    </w:p>
    <w:p w:rsidR="00000000" w:rsidDel="00000000" w:rsidP="00000000" w:rsidRDefault="00000000" w:rsidRPr="00000000" w14:paraId="0000032C">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2D">
      <w:pPr>
        <w:spacing w:line="360" w:lineRule="auto"/>
        <w:ind w:left="720" w:right="720" w:firstLine="0"/>
        <w:jc w:val="both"/>
        <w:rPr>
          <w:sz w:val="24"/>
          <w:szCs w:val="24"/>
        </w:rPr>
      </w:pPr>
      <w:r w:rsidDel="00000000" w:rsidR="00000000" w:rsidRPr="00000000">
        <w:rPr>
          <w:sz w:val="24"/>
          <w:szCs w:val="24"/>
          <w:rtl w:val="0"/>
        </w:rPr>
        <w:t xml:space="preserve">                skills.addAll(</w:t>
      </w:r>
    </w:p>
    <w:p w:rsidR="00000000" w:rsidDel="00000000" w:rsidP="00000000" w:rsidRDefault="00000000" w:rsidRPr="00000000" w14:paraId="0000032E">
      <w:pPr>
        <w:spacing w:line="360" w:lineRule="auto"/>
        <w:ind w:left="720" w:right="720" w:firstLine="0"/>
        <w:jc w:val="both"/>
        <w:rPr>
          <w:sz w:val="24"/>
          <w:szCs w:val="24"/>
        </w:rPr>
      </w:pPr>
      <w:r w:rsidDel="00000000" w:rsidR="00000000" w:rsidRPr="00000000">
        <w:rPr>
          <w:sz w:val="24"/>
          <w:szCs w:val="24"/>
          <w:rtl w:val="0"/>
        </w:rPr>
        <w:t xml:space="preserve">                        Arrays.asList(</w:t>
      </w:r>
    </w:p>
    <w:p w:rsidR="00000000" w:rsidDel="00000000" w:rsidP="00000000" w:rsidRDefault="00000000" w:rsidRPr="00000000" w14:paraId="0000032F">
      <w:pPr>
        <w:spacing w:line="360" w:lineRule="auto"/>
        <w:ind w:left="720" w:right="720" w:firstLine="0"/>
        <w:jc w:val="both"/>
        <w:rPr>
          <w:sz w:val="24"/>
          <w:szCs w:val="24"/>
        </w:rPr>
      </w:pPr>
      <w:r w:rsidDel="00000000" w:rsidR="00000000" w:rsidRPr="00000000">
        <w:rPr>
          <w:sz w:val="24"/>
          <w:szCs w:val="24"/>
          <w:rtl w:val="0"/>
        </w:rPr>
        <w:t xml:space="preserve">                                "HTML",</w:t>
      </w:r>
    </w:p>
    <w:p w:rsidR="00000000" w:rsidDel="00000000" w:rsidP="00000000" w:rsidRDefault="00000000" w:rsidRPr="00000000" w14:paraId="00000330">
      <w:pPr>
        <w:spacing w:line="360" w:lineRule="auto"/>
        <w:ind w:left="720" w:right="720" w:firstLine="0"/>
        <w:jc w:val="both"/>
        <w:rPr>
          <w:sz w:val="24"/>
          <w:szCs w:val="24"/>
        </w:rPr>
      </w:pPr>
      <w:r w:rsidDel="00000000" w:rsidR="00000000" w:rsidRPr="00000000">
        <w:rPr>
          <w:sz w:val="24"/>
          <w:szCs w:val="24"/>
          <w:rtl w:val="0"/>
        </w:rPr>
        <w:t xml:space="preserve">                                "CSS",</w:t>
      </w:r>
    </w:p>
    <w:p w:rsidR="00000000" w:rsidDel="00000000" w:rsidP="00000000" w:rsidRDefault="00000000" w:rsidRPr="00000000" w14:paraId="00000331">
      <w:pPr>
        <w:spacing w:line="360" w:lineRule="auto"/>
        <w:ind w:left="720" w:right="720" w:firstLine="0"/>
        <w:jc w:val="both"/>
        <w:rPr>
          <w:sz w:val="24"/>
          <w:szCs w:val="24"/>
        </w:rPr>
      </w:pPr>
      <w:r w:rsidDel="00000000" w:rsidR="00000000" w:rsidRPr="00000000">
        <w:rPr>
          <w:sz w:val="24"/>
          <w:szCs w:val="24"/>
          <w:rtl w:val="0"/>
        </w:rPr>
        <w:t xml:space="preserve">                                "JavaScript",</w:t>
      </w:r>
    </w:p>
    <w:p w:rsidR="00000000" w:rsidDel="00000000" w:rsidP="00000000" w:rsidRDefault="00000000" w:rsidRPr="00000000" w14:paraId="00000332">
      <w:pPr>
        <w:spacing w:line="360" w:lineRule="auto"/>
        <w:ind w:left="720" w:right="720" w:firstLine="0"/>
        <w:jc w:val="both"/>
        <w:rPr>
          <w:sz w:val="24"/>
          <w:szCs w:val="24"/>
        </w:rPr>
      </w:pPr>
      <w:r w:rsidDel="00000000" w:rsidR="00000000" w:rsidRPr="00000000">
        <w:rPr>
          <w:sz w:val="24"/>
          <w:szCs w:val="24"/>
          <w:rtl w:val="0"/>
        </w:rPr>
        <w:t xml:space="preserve">                                "SQL",</w:t>
      </w:r>
    </w:p>
    <w:p w:rsidR="00000000" w:rsidDel="00000000" w:rsidP="00000000" w:rsidRDefault="00000000" w:rsidRPr="00000000" w14:paraId="00000333">
      <w:pPr>
        <w:spacing w:line="360" w:lineRule="auto"/>
        <w:ind w:left="720" w:right="720" w:firstLine="0"/>
        <w:jc w:val="both"/>
        <w:rPr>
          <w:sz w:val="24"/>
          <w:szCs w:val="24"/>
        </w:rPr>
      </w:pPr>
      <w:r w:rsidDel="00000000" w:rsidR="00000000" w:rsidRPr="00000000">
        <w:rPr>
          <w:sz w:val="24"/>
          <w:szCs w:val="24"/>
          <w:rtl w:val="0"/>
        </w:rPr>
        <w:t xml:space="preserve">                                "Git"</w:t>
      </w:r>
    </w:p>
    <w:p w:rsidR="00000000" w:rsidDel="00000000" w:rsidP="00000000" w:rsidRDefault="00000000" w:rsidRPr="00000000" w14:paraId="00000334">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3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36">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37">
      <w:pPr>
        <w:spacing w:line="360" w:lineRule="auto"/>
        <w:ind w:left="720" w:right="720" w:firstLine="0"/>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338">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39">
      <w:pPr>
        <w:spacing w:line="360" w:lineRule="auto"/>
        <w:ind w:left="720" w:right="720" w:firstLine="0"/>
        <w:jc w:val="both"/>
        <w:rPr>
          <w:sz w:val="24"/>
          <w:szCs w:val="24"/>
        </w:rPr>
      </w:pPr>
      <w:r w:rsidDel="00000000" w:rsidR="00000000" w:rsidRPr="00000000">
        <w:rPr>
          <w:sz w:val="24"/>
          <w:szCs w:val="24"/>
          <w:rtl w:val="0"/>
        </w:rPr>
        <w:t xml:space="preserve">            case "Software Developer":</w:t>
      </w:r>
    </w:p>
    <w:p w:rsidR="00000000" w:rsidDel="00000000" w:rsidP="00000000" w:rsidRDefault="00000000" w:rsidRPr="00000000" w14:paraId="0000033A">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3B">
      <w:pPr>
        <w:spacing w:line="360" w:lineRule="auto"/>
        <w:ind w:left="720" w:right="720" w:firstLine="0"/>
        <w:jc w:val="both"/>
        <w:rPr>
          <w:sz w:val="24"/>
          <w:szCs w:val="24"/>
        </w:rPr>
      </w:pPr>
      <w:r w:rsidDel="00000000" w:rsidR="00000000" w:rsidRPr="00000000">
        <w:rPr>
          <w:sz w:val="24"/>
          <w:szCs w:val="24"/>
          <w:rtl w:val="0"/>
        </w:rPr>
        <w:t xml:space="preserve">                skills.addAll(</w:t>
      </w:r>
    </w:p>
    <w:p w:rsidR="00000000" w:rsidDel="00000000" w:rsidP="00000000" w:rsidRDefault="00000000" w:rsidRPr="00000000" w14:paraId="0000033C">
      <w:pPr>
        <w:spacing w:line="360" w:lineRule="auto"/>
        <w:ind w:left="720" w:right="720" w:firstLine="0"/>
        <w:jc w:val="both"/>
        <w:rPr>
          <w:sz w:val="24"/>
          <w:szCs w:val="24"/>
        </w:rPr>
      </w:pPr>
      <w:r w:rsidDel="00000000" w:rsidR="00000000" w:rsidRPr="00000000">
        <w:rPr>
          <w:sz w:val="24"/>
          <w:szCs w:val="24"/>
          <w:rtl w:val="0"/>
        </w:rPr>
        <w:t xml:space="preserve">                        Arrays.asList(</w:t>
      </w:r>
    </w:p>
    <w:p w:rsidR="00000000" w:rsidDel="00000000" w:rsidP="00000000" w:rsidRDefault="00000000" w:rsidRPr="00000000" w14:paraId="0000033D">
      <w:pPr>
        <w:spacing w:line="360" w:lineRule="auto"/>
        <w:ind w:left="720" w:right="720" w:firstLine="0"/>
        <w:jc w:val="both"/>
        <w:rPr>
          <w:sz w:val="24"/>
          <w:szCs w:val="24"/>
        </w:rPr>
      </w:pPr>
      <w:r w:rsidDel="00000000" w:rsidR="00000000" w:rsidRPr="00000000">
        <w:rPr>
          <w:sz w:val="24"/>
          <w:szCs w:val="24"/>
          <w:rtl w:val="0"/>
        </w:rPr>
        <w:t xml:space="preserve">                                "Java",</w:t>
      </w:r>
    </w:p>
    <w:p w:rsidR="00000000" w:rsidDel="00000000" w:rsidP="00000000" w:rsidRDefault="00000000" w:rsidRPr="00000000" w14:paraId="0000033E">
      <w:pPr>
        <w:spacing w:line="360" w:lineRule="auto"/>
        <w:ind w:left="720" w:right="720" w:firstLine="0"/>
        <w:jc w:val="both"/>
        <w:rPr>
          <w:sz w:val="24"/>
          <w:szCs w:val="24"/>
        </w:rPr>
      </w:pPr>
      <w:r w:rsidDel="00000000" w:rsidR="00000000" w:rsidRPr="00000000">
        <w:rPr>
          <w:sz w:val="24"/>
          <w:szCs w:val="24"/>
          <w:rtl w:val="0"/>
        </w:rPr>
        <w:t xml:space="preserve">                                "C++",</w:t>
      </w:r>
    </w:p>
    <w:p w:rsidR="00000000" w:rsidDel="00000000" w:rsidP="00000000" w:rsidRDefault="00000000" w:rsidRPr="00000000" w14:paraId="0000033F">
      <w:pPr>
        <w:spacing w:line="360" w:lineRule="auto"/>
        <w:ind w:left="720" w:right="720" w:firstLine="0"/>
        <w:jc w:val="both"/>
        <w:rPr>
          <w:sz w:val="24"/>
          <w:szCs w:val="24"/>
        </w:rPr>
      </w:pPr>
      <w:r w:rsidDel="00000000" w:rsidR="00000000" w:rsidRPr="00000000">
        <w:rPr>
          <w:sz w:val="24"/>
          <w:szCs w:val="24"/>
          <w:rtl w:val="0"/>
        </w:rPr>
        <w:t xml:space="preserve">                                "OOP",</w:t>
      </w:r>
    </w:p>
    <w:p w:rsidR="00000000" w:rsidDel="00000000" w:rsidP="00000000" w:rsidRDefault="00000000" w:rsidRPr="00000000" w14:paraId="00000340">
      <w:pPr>
        <w:spacing w:line="360" w:lineRule="auto"/>
        <w:ind w:left="720" w:right="720" w:firstLine="0"/>
        <w:jc w:val="both"/>
        <w:rPr>
          <w:sz w:val="24"/>
          <w:szCs w:val="24"/>
        </w:rPr>
      </w:pPr>
      <w:r w:rsidDel="00000000" w:rsidR="00000000" w:rsidRPr="00000000">
        <w:rPr>
          <w:sz w:val="24"/>
          <w:szCs w:val="24"/>
          <w:rtl w:val="0"/>
        </w:rPr>
        <w:t xml:space="preserve">                                "SQL",</w:t>
      </w:r>
    </w:p>
    <w:p w:rsidR="00000000" w:rsidDel="00000000" w:rsidP="00000000" w:rsidRDefault="00000000" w:rsidRPr="00000000" w14:paraId="00000341">
      <w:pPr>
        <w:spacing w:line="360" w:lineRule="auto"/>
        <w:ind w:left="720" w:right="720" w:firstLine="0"/>
        <w:jc w:val="both"/>
        <w:rPr>
          <w:sz w:val="24"/>
          <w:szCs w:val="24"/>
        </w:rPr>
      </w:pPr>
      <w:r w:rsidDel="00000000" w:rsidR="00000000" w:rsidRPr="00000000">
        <w:rPr>
          <w:sz w:val="24"/>
          <w:szCs w:val="24"/>
          <w:rtl w:val="0"/>
        </w:rPr>
        <w:t xml:space="preserve">                                "Git"</w:t>
      </w:r>
    </w:p>
    <w:p w:rsidR="00000000" w:rsidDel="00000000" w:rsidP="00000000" w:rsidRDefault="00000000" w:rsidRPr="00000000" w14:paraId="00000342">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43">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44">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45">
      <w:pPr>
        <w:spacing w:line="360" w:lineRule="auto"/>
        <w:ind w:left="720" w:right="720" w:firstLine="0"/>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346">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47">
      <w:pPr>
        <w:spacing w:line="360" w:lineRule="auto"/>
        <w:ind w:left="720" w:right="720" w:firstLine="0"/>
        <w:jc w:val="both"/>
        <w:rPr>
          <w:sz w:val="24"/>
          <w:szCs w:val="24"/>
        </w:rPr>
      </w:pPr>
      <w:r w:rsidDel="00000000" w:rsidR="00000000" w:rsidRPr="00000000">
        <w:rPr>
          <w:sz w:val="24"/>
          <w:szCs w:val="24"/>
          <w:rtl w:val="0"/>
        </w:rPr>
        <w:t xml:space="preserve">        return new JobRole(</w:t>
      </w:r>
    </w:p>
    <w:p w:rsidR="00000000" w:rsidDel="00000000" w:rsidP="00000000" w:rsidRDefault="00000000" w:rsidRPr="00000000" w14:paraId="00000348">
      <w:pPr>
        <w:spacing w:line="360" w:lineRule="auto"/>
        <w:ind w:left="720" w:right="720"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0" name=""/>
                <a:graphic>
                  <a:graphicData uri="http://schemas.microsoft.com/office/word/2010/wordprocessingShape">
                    <wps:wsp>
                      <wps:cNvSpPr/>
                      <wps:cNvPr id="20" name="Shape 20"/>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sz w:val="24"/>
          <w:szCs w:val="24"/>
          <w:rtl w:val="0"/>
        </w:rPr>
        <w:t xml:space="preserve">                role,</w:t>
      </w:r>
    </w:p>
    <w:p w:rsidR="00000000" w:rsidDel="00000000" w:rsidP="00000000" w:rsidRDefault="00000000" w:rsidRPr="00000000" w14:paraId="00000349">
      <w:pPr>
        <w:spacing w:line="360" w:lineRule="auto"/>
        <w:ind w:left="720" w:right="720" w:firstLine="0"/>
        <w:jc w:val="both"/>
        <w:rPr>
          <w:sz w:val="24"/>
          <w:szCs w:val="24"/>
        </w:rPr>
      </w:pPr>
      <w:r w:rsidDel="00000000" w:rsidR="00000000" w:rsidRPr="00000000">
        <w:rPr>
          <w:sz w:val="24"/>
          <w:szCs w:val="24"/>
          <w:rtl w:val="0"/>
        </w:rPr>
        <w:t xml:space="preserve">                skills</w:t>
      </w:r>
    </w:p>
    <w:p w:rsidR="00000000" w:rsidDel="00000000" w:rsidP="00000000" w:rsidRDefault="00000000" w:rsidRPr="00000000" w14:paraId="0000034A">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4B">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4C">
      <w:pPr>
        <w:spacing w:line="360" w:lineRule="auto"/>
        <w:ind w:left="720" w:right="720" w:firstLine="0"/>
        <w:jc w:val="both"/>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34D">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4E">
      <w:pPr>
        <w:spacing w:line="360" w:lineRule="auto"/>
        <w:ind w:left="720" w:right="720" w:firstLine="0"/>
        <w:jc w:val="both"/>
        <w:rPr>
          <w:sz w:val="24"/>
          <w:szCs w:val="24"/>
        </w:rPr>
      </w:pPr>
      <w:r w:rsidDel="00000000" w:rsidR="00000000" w:rsidRPr="00000000">
        <w:rPr>
          <w:sz w:val="24"/>
          <w:szCs w:val="24"/>
          <w:rtl w:val="0"/>
        </w:rPr>
        <w:t xml:space="preserve">        SwingUtilities.invokeLater(</w:t>
      </w:r>
    </w:p>
    <w:p w:rsidR="00000000" w:rsidDel="00000000" w:rsidP="00000000" w:rsidRDefault="00000000" w:rsidRPr="00000000" w14:paraId="0000034F">
      <w:pPr>
        <w:spacing w:line="360" w:lineRule="auto"/>
        <w:ind w:left="720" w:right="720" w:firstLine="0"/>
        <w:jc w:val="both"/>
        <w:rPr>
          <w:sz w:val="24"/>
          <w:szCs w:val="24"/>
        </w:rPr>
      </w:pPr>
      <w:r w:rsidDel="00000000" w:rsidR="00000000" w:rsidRPr="00000000">
        <w:rPr>
          <w:sz w:val="24"/>
          <w:szCs w:val="24"/>
          <w:rtl w:val="0"/>
        </w:rPr>
        <w:t xml:space="preserve">                () -&gt; {</w:t>
      </w:r>
    </w:p>
    <w:p w:rsidR="00000000" w:rsidDel="00000000" w:rsidP="00000000" w:rsidRDefault="00000000" w:rsidRPr="00000000" w14:paraId="00000350">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51">
      <w:pPr>
        <w:spacing w:line="360" w:lineRule="auto"/>
        <w:ind w:left="720" w:right="720" w:firstLine="0"/>
        <w:jc w:val="both"/>
        <w:rPr>
          <w:sz w:val="24"/>
          <w:szCs w:val="24"/>
        </w:rPr>
      </w:pPr>
      <w:r w:rsidDel="00000000" w:rsidR="00000000" w:rsidRPr="00000000">
        <w:rPr>
          <w:sz w:val="24"/>
          <w:szCs w:val="24"/>
          <w:rtl w:val="0"/>
        </w:rPr>
        <w:t xml:space="preserve">                    MainFrame frame =</w:t>
      </w:r>
    </w:p>
    <w:p w:rsidR="00000000" w:rsidDel="00000000" w:rsidP="00000000" w:rsidRDefault="00000000" w:rsidRPr="00000000" w14:paraId="00000352">
      <w:pPr>
        <w:spacing w:line="360" w:lineRule="auto"/>
        <w:ind w:left="720" w:right="720" w:firstLine="0"/>
        <w:jc w:val="both"/>
        <w:rPr>
          <w:sz w:val="24"/>
          <w:szCs w:val="24"/>
        </w:rPr>
      </w:pPr>
      <w:r w:rsidDel="00000000" w:rsidR="00000000" w:rsidRPr="00000000">
        <w:rPr>
          <w:sz w:val="24"/>
          <w:szCs w:val="24"/>
          <w:rtl w:val="0"/>
        </w:rPr>
        <w:t xml:space="preserve">                            new MainFrame();</w:t>
      </w:r>
    </w:p>
    <w:p w:rsidR="00000000" w:rsidDel="00000000" w:rsidP="00000000" w:rsidRDefault="00000000" w:rsidRPr="00000000" w14:paraId="00000353">
      <w:pPr>
        <w:spacing w:line="36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354">
      <w:pPr>
        <w:spacing w:line="360" w:lineRule="auto"/>
        <w:ind w:left="720" w:right="720" w:firstLine="0"/>
        <w:jc w:val="both"/>
        <w:rPr>
          <w:sz w:val="24"/>
          <w:szCs w:val="24"/>
        </w:rPr>
      </w:pPr>
      <w:r w:rsidDel="00000000" w:rsidR="00000000" w:rsidRPr="00000000">
        <w:rPr>
          <w:sz w:val="24"/>
          <w:szCs w:val="24"/>
          <w:rtl w:val="0"/>
        </w:rPr>
        <w:t xml:space="preserve">                    frame.setVisible(true);</w:t>
      </w:r>
    </w:p>
    <w:p w:rsidR="00000000" w:rsidDel="00000000" w:rsidP="00000000" w:rsidRDefault="00000000" w:rsidRPr="00000000" w14:paraId="00000355">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56">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57">
      <w:pPr>
        <w:spacing w:line="360" w:lineRule="auto"/>
        <w:ind w:left="720" w:righ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58">
      <w:pPr>
        <w:spacing w:line="360" w:lineRule="auto"/>
        <w:ind w:left="720" w:right="72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1" name=""/>
                <a:graphic>
                  <a:graphicData uri="http://schemas.microsoft.com/office/word/2010/wordprocessingShape">
                    <wps:wsp>
                      <wps:cNvSpPr/>
                      <wps:cNvPr id="21" name="Shape 21"/>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4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5B">
      <w:pPr>
        <w:pStyle w:val="Heading1"/>
        <w:spacing w:line="360" w:lineRule="auto"/>
        <w:rPr/>
      </w:pPr>
      <w:bookmarkStart w:colFirst="0" w:colLast="0" w:name="_heading=h.qvbjk6afuvf3" w:id="18"/>
      <w:bookmarkEnd w:id="18"/>
      <w:r w:rsidDel="00000000" w:rsidR="00000000" w:rsidRPr="00000000">
        <w:rPr>
          <w:rtl w:val="0"/>
        </w:rPr>
        <w:t xml:space="preserve">CHAPTER 8</w:t>
      </w:r>
    </w:p>
    <w:p w:rsidR="00000000" w:rsidDel="00000000" w:rsidP="00000000" w:rsidRDefault="00000000" w:rsidRPr="00000000" w14:paraId="0000035C">
      <w:pPr>
        <w:pStyle w:val="Heading2"/>
        <w:spacing w:line="360" w:lineRule="auto"/>
        <w:ind w:left="1442" w:right="1546" w:firstLine="0"/>
        <w:rPr/>
      </w:pPr>
      <w:bookmarkStart w:colFirst="0" w:colLast="0" w:name="_heading=h.5n96t4brgoo5" w:id="19"/>
      <w:bookmarkEnd w:id="19"/>
      <w:r w:rsidDel="00000000" w:rsidR="00000000" w:rsidRPr="00000000">
        <w:rPr>
          <w:rtl w:val="0"/>
        </w:rPr>
        <w:t xml:space="preserve">TESTING AND DEBUGGING</w:t>
      </w:r>
    </w:p>
    <w:p w:rsidR="00000000" w:rsidDel="00000000" w:rsidP="00000000" w:rsidRDefault="00000000" w:rsidRPr="00000000" w14:paraId="0000035D">
      <w:pPr>
        <w:rPr/>
      </w:pPr>
      <w:r w:rsidDel="00000000" w:rsidR="00000000" w:rsidRPr="00000000">
        <w:rPr>
          <w:rtl w:val="0"/>
        </w:rPr>
      </w:r>
    </w:p>
    <w:tbl>
      <w:tblPr>
        <w:tblStyle w:val="Table3"/>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6020"/>
        <w:tblGridChange w:id="0">
          <w:tblGrid>
            <w:gridCol w:w="2000"/>
            <w:gridCol w:w="6020"/>
          </w:tblGrid>
        </w:tblGridChange>
      </w:tblGrid>
      <w:tr>
        <w:trPr>
          <w:cantSplit w:val="0"/>
          <w:trHeight w:val="66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ind w:left="720" w:right="720" w:firstLine="0"/>
              <w:rPr>
                <w:b w:val="1"/>
                <w:bCs w:val="1"/>
                <w:sz w:val="26"/>
                <w:szCs w:val="26"/>
              </w:rPr>
            </w:pPr>
            <w:r w:rsidDel="00000000" w:rsidR="00000000" w:rsidRPr="00000000">
              <w:rPr>
                <w:b w:val="1"/>
                <w:bCs w:val="1"/>
                <w:sz w:val="26"/>
                <w:szCs w:val="26"/>
                <w:rtl w:val="0"/>
              </w:rPr>
              <w:t xml:space="preserve">Testing Objectives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0">
            <w:pPr>
              <w:ind w:left="720" w:right="7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1">
            <w:pPr>
              <w:ind w:left="720" w:right="720" w:firstLine="0"/>
              <w:rPr>
                <w:sz w:val="24"/>
                <w:szCs w:val="24"/>
              </w:rPr>
            </w:pPr>
            <w:r w:rsidDel="00000000" w:rsidR="00000000" w:rsidRPr="00000000">
              <w:rPr>
                <w:rtl w:val="0"/>
              </w:rPr>
            </w:r>
          </w:p>
        </w:tc>
      </w:tr>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2">
            <w:pPr>
              <w:numPr>
                <w:ilvl w:val="0"/>
                <w:numId w:val="6"/>
              </w:numPr>
              <w:ind w:left="720" w:right="720" w:firstLine="0"/>
              <w:rPr>
                <w:sz w:val="24"/>
                <w:szCs w:val="24"/>
              </w:rPr>
            </w:pPr>
            <w:r w:rsidDel="00000000" w:rsidR="00000000" w:rsidRPr="00000000">
              <w:rPr>
                <w:sz w:val="24"/>
                <w:szCs w:val="24"/>
                <w:rtl w:val="0"/>
              </w:rPr>
              <w:t xml:space="preserve">To verify that the application accepts valid user inputs.</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4">
            <w:pPr>
              <w:ind w:left="720" w:right="7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5">
            <w:pPr>
              <w:ind w:left="720" w:right="720" w:firstLine="0"/>
              <w:rPr>
                <w:sz w:val="24"/>
                <w:szCs w:val="24"/>
              </w:rPr>
            </w:pPr>
            <w:r w:rsidDel="00000000" w:rsidR="00000000" w:rsidRPr="00000000">
              <w:rPr>
                <w:rtl w:val="0"/>
              </w:rPr>
            </w:r>
          </w:p>
        </w:tc>
      </w:tr>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6">
            <w:pPr>
              <w:numPr>
                <w:ilvl w:val="0"/>
                <w:numId w:val="11"/>
              </w:numPr>
              <w:ind w:left="720" w:right="720" w:firstLine="0"/>
              <w:rPr>
                <w:sz w:val="24"/>
                <w:szCs w:val="24"/>
              </w:rPr>
            </w:pPr>
            <w:r w:rsidDel="00000000" w:rsidR="00000000" w:rsidRPr="00000000">
              <w:rPr>
                <w:sz w:val="24"/>
                <w:szCs w:val="24"/>
                <w:rtl w:val="0"/>
              </w:rPr>
              <w:t xml:space="preserve">To ensure that candidate skills are compared correctly with job requirements.</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8">
            <w:pPr>
              <w:ind w:left="720" w:right="7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9">
            <w:pPr>
              <w:ind w:left="720" w:right="720" w:firstLine="0"/>
              <w:rPr>
                <w:sz w:val="24"/>
                <w:szCs w:val="24"/>
              </w:rPr>
            </w:pPr>
            <w:r w:rsidDel="00000000" w:rsidR="00000000" w:rsidRPr="00000000">
              <w:rPr>
                <w:rtl w:val="0"/>
              </w:rPr>
            </w:r>
          </w:p>
        </w:tc>
      </w:tr>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numPr>
                <w:ilvl w:val="0"/>
                <w:numId w:val="5"/>
              </w:numPr>
              <w:ind w:left="720" w:right="720" w:firstLine="0"/>
              <w:rPr>
                <w:sz w:val="24"/>
                <w:szCs w:val="24"/>
              </w:rPr>
            </w:pPr>
            <w:r w:rsidDel="00000000" w:rsidR="00000000" w:rsidRPr="00000000">
              <w:rPr>
                <w:sz w:val="24"/>
                <w:szCs w:val="24"/>
                <w:rtl w:val="0"/>
              </w:rPr>
              <w:t xml:space="preserve">To check whether missing skills are identified accurately.</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C">
            <w:pPr>
              <w:ind w:left="720" w:right="7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D">
            <w:pPr>
              <w:ind w:left="720" w:right="720" w:firstLine="0"/>
              <w:rPr>
                <w:sz w:val="24"/>
                <w:szCs w:val="24"/>
              </w:rPr>
            </w:pPr>
            <w:r w:rsidDel="00000000" w:rsidR="00000000" w:rsidRPr="00000000">
              <w:rPr>
                <w:rtl w:val="0"/>
              </w:rPr>
            </w:r>
          </w:p>
        </w:tc>
      </w:tr>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E">
            <w:pPr>
              <w:numPr>
                <w:ilvl w:val="0"/>
                <w:numId w:val="2"/>
              </w:numPr>
              <w:ind w:left="720" w:right="720" w:firstLine="0"/>
              <w:rPr>
                <w:sz w:val="24"/>
                <w:szCs w:val="24"/>
              </w:rPr>
            </w:pPr>
            <w:r w:rsidDel="00000000" w:rsidR="00000000" w:rsidRPr="00000000">
              <w:rPr>
                <w:sz w:val="24"/>
                <w:szCs w:val="24"/>
                <w:rtl w:val="0"/>
              </w:rPr>
              <w:t xml:space="preserve">To verify the calculation of the skill-match percentage.</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0">
            <w:pPr>
              <w:ind w:left="720" w:right="7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1">
            <w:pPr>
              <w:ind w:left="720" w:right="720" w:firstLine="0"/>
              <w:rPr>
                <w:sz w:val="24"/>
                <w:szCs w:val="24"/>
              </w:rPr>
            </w:pPr>
            <w:r w:rsidDel="00000000" w:rsidR="00000000" w:rsidRPr="00000000">
              <w:rPr>
                <w:rtl w:val="0"/>
              </w:rPr>
            </w:r>
          </w:p>
        </w:tc>
      </w:tr>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2">
            <w:pPr>
              <w:numPr>
                <w:ilvl w:val="0"/>
                <w:numId w:val="12"/>
              </w:numPr>
              <w:ind w:left="720" w:right="720" w:firstLine="0"/>
              <w:rPr>
                <w:sz w:val="24"/>
                <w:szCs w:val="24"/>
              </w:rPr>
            </w:pPr>
            <w:r w:rsidDel="00000000" w:rsidR="00000000" w:rsidRPr="00000000">
              <w:rPr>
                <w:sz w:val="24"/>
                <w:szCs w:val="24"/>
                <w:rtl w:val="0"/>
              </w:rPr>
              <w:t xml:space="preserve">To ensure that invalid or empty inputs are handled appropriately.</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4">
            <w:pPr>
              <w:ind w:left="720" w:right="720" w:firstLine="0"/>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5">
            <w:pPr>
              <w:ind w:left="720" w:right="720" w:firstLine="0"/>
              <w:rPr>
                <w:sz w:val="24"/>
                <w:szCs w:val="24"/>
              </w:rPr>
            </w:pPr>
            <w:r w:rsidDel="00000000" w:rsidR="00000000" w:rsidRPr="00000000">
              <w:rPr>
                <w:rtl w:val="0"/>
              </w:rPr>
            </w:r>
          </w:p>
        </w:tc>
      </w:tr>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6">
            <w:pPr>
              <w:numPr>
                <w:ilvl w:val="0"/>
                <w:numId w:val="3"/>
              </w:numPr>
              <w:ind w:left="720" w:right="720" w:firstLine="0"/>
              <w:rPr>
                <w:sz w:val="24"/>
                <w:szCs w:val="24"/>
              </w:rPr>
            </w:pPr>
            <w:r w:rsidDel="00000000" w:rsidR="00000000" w:rsidRPr="00000000">
              <w:rPr>
                <w:sz w:val="24"/>
                <w:szCs w:val="24"/>
                <w:rtl w:val="0"/>
              </w:rPr>
              <w:t xml:space="preserve">To confirm that analysis results are displayed correctly.</w:t>
            </w: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drawing>
          <wp:inline distB="114300" distT="114300" distL="114300" distR="114300">
            <wp:extent cx="6000750" cy="1674906"/>
            <wp:effectExtent b="0" l="0" r="0" t="0"/>
            <wp:docPr id="190"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6000750" cy="1674906"/>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tbl>
      <w:tblPr>
        <w:tblStyle w:val="Table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20"/>
        <w:tblGridChange w:id="0">
          <w:tblGrid>
            <w:gridCol w:w="972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ind w:left="720" w:right="720" w:firstLine="0"/>
              <w:jc w:val="both"/>
              <w:rPr>
                <w:sz w:val="24"/>
                <w:szCs w:val="24"/>
              </w:rPr>
            </w:pPr>
            <w:r w:rsidDel="00000000" w:rsidR="00000000" w:rsidRPr="00000000">
              <w:rPr>
                <w:sz w:val="24"/>
                <w:szCs w:val="24"/>
                <w:rtl w:val="0"/>
              </w:rPr>
              <w:t xml:space="preserve">The test cases are designed to verify the major functionalities of the Resume Skill Gap Analyser. They cover input validation, skill comparison, missing-skill identification, and match-percentage calculation. The results help ensure that the application provides meaningful feedback to candidates about the skills they possess and the skills they need to develop for their selected job roles.</w:t>
            </w:r>
          </w:p>
          <w:p w:rsidR="00000000" w:rsidDel="00000000" w:rsidP="00000000" w:rsidRDefault="00000000" w:rsidRPr="00000000" w14:paraId="0000037E">
            <w:pPr>
              <w:ind w:left="720" w:right="720" w:firstLine="0"/>
              <w:jc w:val="both"/>
              <w:rPr>
                <w:sz w:val="24"/>
                <w:szCs w:val="24"/>
              </w:rPr>
            </w:pPr>
            <w:r w:rsidDel="00000000" w:rsidR="00000000" w:rsidRPr="00000000">
              <w:rPr>
                <w:rtl w:val="0"/>
              </w:rPr>
            </w:r>
          </w:p>
          <w:p w:rsidR="00000000" w:rsidDel="00000000" w:rsidP="00000000" w:rsidRDefault="00000000" w:rsidRPr="00000000" w14:paraId="0000037F">
            <w:pPr>
              <w:ind w:left="720" w:right="720" w:firstLine="0"/>
              <w:jc w:val="both"/>
              <w:rPr>
                <w:sz w:val="24"/>
                <w:szCs w:val="24"/>
              </w:rPr>
            </w:pPr>
            <w:r w:rsidDel="00000000" w:rsidR="00000000" w:rsidRPr="00000000">
              <w:rPr>
                <w:rtl w:val="0"/>
              </w:rPr>
            </w:r>
          </w:p>
          <w:p w:rsidR="00000000" w:rsidDel="00000000" w:rsidP="00000000" w:rsidRDefault="00000000" w:rsidRPr="00000000" w14:paraId="00000380">
            <w:pPr>
              <w:ind w:left="720" w:right="720" w:firstLine="0"/>
              <w:jc w:val="both"/>
              <w:rPr>
                <w:sz w:val="24"/>
                <w:szCs w:val="24"/>
              </w:rPr>
            </w:pPr>
            <w:r w:rsidDel="00000000" w:rsidR="00000000" w:rsidRPr="00000000">
              <w:rPr>
                <w:rtl w:val="0"/>
              </w:rPr>
            </w:r>
          </w:p>
        </w:tc>
      </w:tr>
    </w:tbl>
    <w:p w:rsidR="00000000" w:rsidDel="00000000" w:rsidP="00000000" w:rsidRDefault="00000000" w:rsidRPr="00000000" w14:paraId="00000381">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7" name=""/>
                <a:graphic>
                  <a:graphicData uri="http://schemas.microsoft.com/office/word/2010/wordprocessingShape">
                    <wps:wsp>
                      <wps:cNvSpPr/>
                      <wps:cNvPr id="17" name="Shape 17"/>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82">
      <w:pPr>
        <w:rPr>
          <w:b w:val="1"/>
          <w:bCs w:val="1"/>
          <w:sz w:val="24"/>
          <w:szCs w:val="24"/>
        </w:rPr>
      </w:pPr>
      <w:r w:rsidDel="00000000" w:rsidR="00000000" w:rsidRPr="00000000">
        <w:rPr>
          <w:b w:val="1"/>
          <w:bCs w:val="1"/>
          <w:sz w:val="24"/>
          <w:szCs w:val="24"/>
          <w:rtl w:val="0"/>
        </w:rPr>
        <w:t xml:space="preserve">The Graphical User Interface (GUI) during Testing:</w:t>
      </w:r>
    </w:p>
    <w:p w:rsidR="00000000" w:rsidDel="00000000" w:rsidP="00000000" w:rsidRDefault="00000000" w:rsidRPr="00000000" w14:paraId="00000383">
      <w:pPr>
        <w:rPr>
          <w:b w:val="1"/>
          <w:bCs w:val="1"/>
          <w:sz w:val="24"/>
          <w:szCs w:val="24"/>
        </w:rPr>
      </w:pPr>
      <w:r w:rsidDel="00000000" w:rsidR="00000000" w:rsidRPr="00000000">
        <w:rPr>
          <w:rtl w:val="0"/>
        </w:rPr>
      </w:r>
    </w:p>
    <w:p w:rsidR="00000000" w:rsidDel="00000000" w:rsidP="00000000" w:rsidRDefault="00000000" w:rsidRPr="00000000" w14:paraId="00000384">
      <w:pPr>
        <w:rPr>
          <w:b w:val="1"/>
          <w:bCs w:val="1"/>
          <w:sz w:val="24"/>
          <w:szCs w:val="24"/>
        </w:rPr>
      </w:pPr>
      <w:r w:rsidDel="00000000" w:rsidR="00000000" w:rsidRPr="00000000">
        <w:rPr>
          <w:b w:val="1"/>
          <w:bCs w:val="1"/>
          <w:sz w:val="24"/>
          <w:szCs w:val="24"/>
        </w:rPr>
        <w:drawing>
          <wp:inline distB="114300" distT="114300" distL="114300" distR="114300">
            <wp:extent cx="5905500" cy="2013694"/>
            <wp:effectExtent b="0" l="0" r="0" t="0"/>
            <wp:docPr id="189" name="image44.png"/>
            <a:graphic>
              <a:graphicData uri="http://schemas.openxmlformats.org/drawingml/2006/picture">
                <pic:pic>
                  <pic:nvPicPr>
                    <pic:cNvPr id="0" name="image44.png"/>
                    <pic:cNvPicPr preferRelativeResize="0"/>
                  </pic:nvPicPr>
                  <pic:blipFill>
                    <a:blip r:embed="rId17"/>
                    <a:srcRect b="52061" l="0" r="0" t="0"/>
                    <a:stretch>
                      <a:fillRect/>
                    </a:stretch>
                  </pic:blipFill>
                  <pic:spPr>
                    <a:xfrm>
                      <a:off x="0" y="0"/>
                      <a:ext cx="5905500" cy="2013694"/>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b w:val="1"/>
          <w:bCs w:val="1"/>
          <w:sz w:val="24"/>
          <w:szCs w:val="24"/>
        </w:rPr>
      </w:pPr>
      <w:r w:rsidDel="00000000" w:rsidR="00000000" w:rsidRPr="00000000">
        <w:rPr>
          <w:rtl w:val="0"/>
        </w:rPr>
      </w:r>
    </w:p>
    <w:p w:rsidR="00000000" w:rsidDel="00000000" w:rsidP="00000000" w:rsidRDefault="00000000" w:rsidRPr="00000000" w14:paraId="00000386">
      <w:pPr>
        <w:rPr>
          <w:b w:val="1"/>
          <w:bCs w:val="1"/>
          <w:sz w:val="24"/>
          <w:szCs w:val="24"/>
        </w:rPr>
      </w:pPr>
      <w:r w:rsidDel="00000000" w:rsidR="00000000" w:rsidRPr="00000000">
        <w:rPr>
          <w:b w:val="1"/>
          <w:bCs w:val="1"/>
          <w:sz w:val="24"/>
          <w:szCs w:val="24"/>
          <w:rtl w:val="0"/>
        </w:rPr>
        <w:t xml:space="preserve">Few Random test cases were added to test the working of the Application:</w:t>
      </w:r>
    </w:p>
    <w:p w:rsidR="00000000" w:rsidDel="00000000" w:rsidP="00000000" w:rsidRDefault="00000000" w:rsidRPr="00000000" w14:paraId="00000387">
      <w:pPr>
        <w:rPr>
          <w:b w:val="1"/>
          <w:bCs w:val="1"/>
          <w:sz w:val="24"/>
          <w:szCs w:val="24"/>
        </w:rPr>
      </w:pPr>
      <w:r w:rsidDel="00000000" w:rsidR="00000000" w:rsidRPr="00000000">
        <w:rPr>
          <w:rtl w:val="0"/>
        </w:rPr>
      </w:r>
    </w:p>
    <w:p w:rsidR="00000000" w:rsidDel="00000000" w:rsidP="00000000" w:rsidRDefault="00000000" w:rsidRPr="00000000" w14:paraId="00000388">
      <w:pPr>
        <w:rPr>
          <w:b w:val="1"/>
          <w:bCs w:val="1"/>
          <w:sz w:val="24"/>
          <w:szCs w:val="24"/>
        </w:rPr>
      </w:pPr>
      <w:r w:rsidDel="00000000" w:rsidR="00000000" w:rsidRPr="00000000">
        <w:rPr>
          <w:b w:val="1"/>
          <w:bCs w:val="1"/>
          <w:sz w:val="24"/>
          <w:szCs w:val="24"/>
        </w:rPr>
        <w:drawing>
          <wp:inline distB="114300" distT="114300" distL="114300" distR="114300">
            <wp:extent cx="5701548" cy="4984006"/>
            <wp:effectExtent b="0" l="0" r="0" t="0"/>
            <wp:docPr id="193"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5701548" cy="4984006"/>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3"/>
        <w:spacing w:line="360" w:lineRule="auto"/>
        <w:ind w:firstLine="1352"/>
        <w:rPr>
          <w:b w:val="0"/>
          <w:bCs w:val="0"/>
          <w:sz w:val="22"/>
          <w:szCs w:val="22"/>
        </w:rPr>
      </w:pPr>
      <w:r w:rsidDel="00000000" w:rsidR="00000000" w:rsidRPr="00000000">
        <w:rPr>
          <w:rtl w:val="0"/>
        </w:rPr>
      </w:r>
    </w:p>
    <w:p w:rsidR="00000000" w:rsidDel="00000000" w:rsidP="00000000" w:rsidRDefault="00000000" w:rsidRPr="00000000" w14:paraId="0000038B">
      <w:pPr>
        <w:pStyle w:val="Heading3"/>
        <w:spacing w:line="360" w:lineRule="auto"/>
        <w:ind w:left="0" w:firstLine="0"/>
        <w:rPr/>
      </w:pPr>
      <w:r w:rsidDel="00000000" w:rsidR="00000000" w:rsidRPr="00000000">
        <w:rPr/>
        <w:drawing>
          <wp:inline distB="114300" distT="114300" distL="114300" distR="114300">
            <wp:extent cx="5829300" cy="4443750"/>
            <wp:effectExtent b="0" l="0" r="0" t="0"/>
            <wp:docPr id="191"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5829300" cy="444375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3"/>
        <w:spacing w:line="360" w:lineRule="auto"/>
        <w:ind w:left="0" w:firstLine="0"/>
        <w:rPr/>
      </w:pPr>
      <w:r w:rsidDel="00000000" w:rsidR="00000000" w:rsidRPr="00000000">
        <w:rPr/>
        <w:drawing>
          <wp:inline distB="114300" distT="114300" distL="114300" distR="114300">
            <wp:extent cx="5834063" cy="3781425"/>
            <wp:effectExtent b="0" l="0" r="0" t="0"/>
            <wp:docPr id="192"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834063" cy="3781425"/>
                    </a:xfrm>
                    <a:prstGeom prst="rect"/>
                    <a:ln/>
                  </pic:spPr>
                </pic:pic>
              </a:graphicData>
            </a:graphic>
          </wp:inline>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9" name=""/>
                <a:graphic>
                  <a:graphicData uri="http://schemas.microsoft.com/office/word/2010/wordprocessingShape">
                    <wps:wsp>
                      <wps:cNvSpPr/>
                      <wps:cNvPr id="19" name="Shape 19"/>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8D">
      <w:pPr>
        <w:pStyle w:val="Heading3"/>
        <w:spacing w:line="360" w:lineRule="auto"/>
        <w:ind w:left="0" w:firstLine="0"/>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sz w:val="24"/>
          <w:szCs w:val="24"/>
        </w:rPr>
      </w:pPr>
      <w:r w:rsidDel="00000000" w:rsidR="00000000" w:rsidRPr="00000000">
        <w:rPr>
          <w:rtl w:val="0"/>
        </w:rPr>
      </w:r>
    </w:p>
    <w:p w:rsidR="00000000" w:rsidDel="00000000" w:rsidP="00000000" w:rsidRDefault="00000000" w:rsidRPr="00000000" w14:paraId="00000390">
      <w:pPr>
        <w:rPr>
          <w:b w:val="1"/>
          <w:bCs w:val="1"/>
          <w:sz w:val="24"/>
          <w:szCs w:val="24"/>
        </w:rPr>
      </w:pPr>
      <w:r w:rsidDel="00000000" w:rsidR="00000000" w:rsidRPr="00000000">
        <w:rPr>
          <w:rtl w:val="0"/>
        </w:rPr>
      </w:r>
    </w:p>
    <w:p w:rsidR="00000000" w:rsidDel="00000000" w:rsidP="00000000" w:rsidRDefault="00000000" w:rsidRPr="00000000" w14:paraId="00000391">
      <w:pPr>
        <w:rPr>
          <w:b w:val="1"/>
          <w:bCs w:val="1"/>
          <w:sz w:val="24"/>
          <w:szCs w:val="24"/>
        </w:rPr>
      </w:pPr>
      <w:r w:rsidDel="00000000" w:rsidR="00000000" w:rsidRPr="00000000">
        <w:rPr>
          <w:b w:val="1"/>
          <w:bCs w:val="1"/>
          <w:sz w:val="24"/>
          <w:szCs w:val="24"/>
          <w:rtl w:val="0"/>
        </w:rPr>
        <w:t xml:space="preserve">The Database after sample testing is done is: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drawing>
          <wp:inline distB="114300" distT="114300" distL="114300" distR="114300">
            <wp:extent cx="6000750" cy="3721460"/>
            <wp:effectExtent b="0" l="0" r="0" t="0"/>
            <wp:docPr id="194"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6000750" cy="372146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sz w:val="24"/>
          <w:szCs w:val="24"/>
          <w:rtl w:val="0"/>
        </w:rPr>
        <w:t xml:space="preserve">Filters can be applied on the fields to retrieve data easily:</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3" name=""/>
                <a:graphic>
                  <a:graphicData uri="http://schemas.microsoft.com/office/word/2010/wordprocessingShape">
                    <wps:wsp>
                      <wps:cNvSpPr/>
                      <wps:cNvPr id="13" name="Shape 13"/>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96">
      <w:pPr>
        <w:pStyle w:val="Heading3"/>
        <w:spacing w:line="360" w:lineRule="auto"/>
        <w:ind w:left="0" w:firstLine="0"/>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3"/>
        <w:spacing w:line="360" w:lineRule="auto"/>
        <w:ind w:left="0" w:firstLine="0"/>
        <w:rPr/>
      </w:pPr>
      <w:r w:rsidDel="00000000" w:rsidR="00000000" w:rsidRPr="00000000">
        <w:rPr>
          <w:b w:val="0"/>
          <w:bCs w:val="0"/>
          <w:sz w:val="22"/>
          <w:szCs w:val="22"/>
        </w:rPr>
        <w:drawing>
          <wp:inline distB="114300" distT="114300" distL="114300" distR="114300">
            <wp:extent cx="5934075" cy="2719440"/>
            <wp:effectExtent b="0" l="0" r="0" t="0"/>
            <wp:docPr id="195"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934075" cy="271944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pStyle w:val="Heading3"/>
        <w:spacing w:line="360" w:lineRule="auto"/>
        <w:ind w:firstLine="1352"/>
        <w:rPr/>
      </w:pPr>
      <w:r w:rsidDel="00000000" w:rsidR="00000000" w:rsidRPr="00000000">
        <w:rPr>
          <w:rtl w:val="0"/>
        </w:rPr>
      </w:r>
    </w:p>
    <w:p w:rsidR="00000000" w:rsidDel="00000000" w:rsidP="00000000" w:rsidRDefault="00000000" w:rsidRPr="00000000" w14:paraId="0000039A">
      <w:pPr>
        <w:pStyle w:val="Heading3"/>
        <w:spacing w:line="360" w:lineRule="auto"/>
        <w:ind w:firstLine="1352"/>
        <w:rPr/>
      </w:pPr>
      <w:r w:rsidDel="00000000" w:rsidR="00000000" w:rsidRPr="00000000">
        <w:rPr>
          <w:rtl w:val="0"/>
        </w:rPr>
      </w:r>
    </w:p>
    <w:p w:rsidR="00000000" w:rsidDel="00000000" w:rsidP="00000000" w:rsidRDefault="00000000" w:rsidRPr="00000000" w14:paraId="0000039B">
      <w:pPr>
        <w:pStyle w:val="Heading3"/>
        <w:spacing w:line="360" w:lineRule="auto"/>
        <w:ind w:firstLine="1352"/>
        <w:rPr/>
      </w:pPr>
      <w:r w:rsidDel="00000000" w:rsidR="00000000" w:rsidRPr="00000000">
        <w:rPr>
          <w:rtl w:val="0"/>
        </w:rPr>
      </w:r>
    </w:p>
    <w:p w:rsidR="00000000" w:rsidDel="00000000" w:rsidP="00000000" w:rsidRDefault="00000000" w:rsidRPr="00000000" w14:paraId="0000039C">
      <w:pPr>
        <w:pStyle w:val="Heading3"/>
        <w:spacing w:line="360" w:lineRule="auto"/>
        <w:ind w:firstLine="1352"/>
        <w:rPr/>
      </w:pPr>
      <w:r w:rsidDel="00000000" w:rsidR="00000000" w:rsidRPr="00000000">
        <w:rPr>
          <w:rtl w:val="0"/>
        </w:rPr>
      </w:r>
    </w:p>
    <w:p w:rsidR="00000000" w:rsidDel="00000000" w:rsidP="00000000" w:rsidRDefault="00000000" w:rsidRPr="00000000" w14:paraId="0000039D">
      <w:pPr>
        <w:pStyle w:val="Heading3"/>
        <w:spacing w:line="360" w:lineRule="auto"/>
        <w:ind w:left="0" w:firstLine="0"/>
        <w:rPr/>
      </w:pPr>
      <w:r w:rsidDel="00000000" w:rsidR="00000000" w:rsidRPr="00000000">
        <w:rPr>
          <w:rtl w:val="0"/>
        </w:rPr>
      </w:r>
    </w:p>
    <w:p w:rsidR="00000000" w:rsidDel="00000000" w:rsidP="00000000" w:rsidRDefault="00000000" w:rsidRPr="00000000" w14:paraId="0000039E">
      <w:pPr>
        <w:pStyle w:val="Heading1"/>
        <w:spacing w:line="360" w:lineRule="auto"/>
        <w:rPr/>
      </w:pPr>
      <w:bookmarkStart w:colFirst="0" w:colLast="0" w:name="_heading=h.redjwlr0ia4v" w:id="20"/>
      <w:bookmarkEnd w:id="20"/>
      <w:r w:rsidDel="00000000" w:rsidR="00000000" w:rsidRPr="00000000">
        <w:rPr>
          <w:rtl w:val="0"/>
        </w:rPr>
        <w:t xml:space="preserve">CHAPTER 9</w:t>
      </w:r>
    </w:p>
    <w:p w:rsidR="00000000" w:rsidDel="00000000" w:rsidP="00000000" w:rsidRDefault="00000000" w:rsidRPr="00000000" w14:paraId="0000039F">
      <w:pPr>
        <w:pStyle w:val="Heading2"/>
        <w:spacing w:line="360" w:lineRule="auto"/>
        <w:ind w:left="1442" w:right="1546" w:firstLine="0"/>
        <w:rPr/>
      </w:pPr>
      <w:bookmarkStart w:colFirst="0" w:colLast="0" w:name="_heading=h.t9wn60uw8yn9" w:id="21"/>
      <w:bookmarkEnd w:id="21"/>
      <w:r w:rsidDel="00000000" w:rsidR="00000000" w:rsidRPr="00000000">
        <w:rPr>
          <w:rtl w:val="0"/>
        </w:rPr>
        <w:t xml:space="preserve">ANALYSIS OF RESULTS</w:t>
      </w:r>
    </w:p>
    <w:p w:rsidR="00000000" w:rsidDel="00000000" w:rsidP="00000000" w:rsidRDefault="00000000" w:rsidRPr="00000000" w14:paraId="000003A0">
      <w:pPr>
        <w:pStyle w:val="Heading3"/>
        <w:spacing w:line="360" w:lineRule="auto"/>
        <w:ind w:left="0" w:firstLine="0"/>
        <w:rPr/>
      </w:pPr>
      <w:r w:rsidDel="00000000" w:rsidR="00000000" w:rsidRPr="00000000">
        <w:rPr>
          <w:rtl w:val="0"/>
        </w:rPr>
      </w:r>
    </w:p>
    <w:p w:rsidR="00000000" w:rsidDel="00000000" w:rsidP="00000000" w:rsidRDefault="00000000" w:rsidRPr="00000000" w14:paraId="000003A1">
      <w:pPr>
        <w:pStyle w:val="Heading3"/>
        <w:spacing w:line="360" w:lineRule="auto"/>
        <w:ind w:left="720" w:right="720"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5" name=""/>
                <a:graphic>
                  <a:graphicData uri="http://schemas.microsoft.com/office/word/2010/wordprocessingShape">
                    <wps:wsp>
                      <wps:cNvSpPr/>
                      <wps:cNvPr id="15" name="Shape 15"/>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623888</wp:posOffset>
                </wp:positionH>
                <wp:positionV relativeFrom="page">
                  <wp:posOffset>287338</wp:posOffset>
                </wp:positionV>
                <wp:extent cx="6467475" cy="9410700"/>
                <wp:effectExtent b="0" l="0" r="0" t="0"/>
                <wp:wrapNone/>
                <wp:docPr id="13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467475" cy="9410700"/>
                        </a:xfrm>
                        <a:prstGeom prst="rect"/>
                        <a:ln/>
                      </pic:spPr>
                    </pic:pic>
                  </a:graphicData>
                </a:graphic>
              </wp:anchor>
            </w:drawing>
          </mc:Fallback>
        </mc:AlternateContent>
      </w:r>
      <w:r w:rsidDel="00000000" w:rsidR="00000000" w:rsidRPr="00000000">
        <w:rPr>
          <w:rtl w:val="0"/>
        </w:rPr>
        <w:t xml:space="preserve">Conclusion</w:t>
      </w:r>
    </w:p>
    <w:p w:rsidR="00000000" w:rsidDel="00000000" w:rsidP="00000000" w:rsidRDefault="00000000" w:rsidRPr="00000000" w14:paraId="000003A2">
      <w:pPr>
        <w:spacing w:after="240" w:before="240" w:line="360" w:lineRule="auto"/>
        <w:ind w:left="720" w:right="720" w:firstLine="0"/>
        <w:jc w:val="both"/>
        <w:rPr>
          <w:sz w:val="24"/>
          <w:szCs w:val="24"/>
        </w:rPr>
      </w:pPr>
      <w:r w:rsidDel="00000000" w:rsidR="00000000" w:rsidRPr="00000000">
        <w:rPr>
          <w:sz w:val="24"/>
          <w:szCs w:val="24"/>
          <w:rtl w:val="0"/>
        </w:rPr>
        <w:t xml:space="preserve">The Resume Skill Gap Analyser was developed as a Java-based application to help users understand how their existing skills match the requirements of a selected job role. Users can enter their name and skills, select a target job role, and view their matching and missing skills along with a skill-match percentage. The results can also be saved and previous analysis results can be viewed.</w:t>
      </w:r>
    </w:p>
    <w:p w:rsidR="00000000" w:rsidDel="00000000" w:rsidP="00000000" w:rsidRDefault="00000000" w:rsidRPr="00000000" w14:paraId="000003A3">
      <w:pPr>
        <w:spacing w:after="240" w:before="240" w:line="360" w:lineRule="auto"/>
        <w:ind w:left="720" w:right="720" w:firstLine="0"/>
        <w:jc w:val="both"/>
        <w:rPr>
          <w:sz w:val="24"/>
          <w:szCs w:val="24"/>
        </w:rPr>
      </w:pPr>
      <w:r w:rsidDel="00000000" w:rsidR="00000000" w:rsidRPr="00000000">
        <w:rPr>
          <w:sz w:val="24"/>
          <w:szCs w:val="24"/>
          <w:rtl w:val="0"/>
        </w:rPr>
        <w:t xml:space="preserve">The project helped us apply Java concepts such as classes, objects, constructors, interfaces, collections, exception handling, and Swing GUI components in a practical application. The use of separate classes such as Resume, JobRole, and SkillAnalyser helped us understand modular application development.</w:t>
      </w:r>
    </w:p>
    <w:p w:rsidR="00000000" w:rsidDel="00000000" w:rsidP="00000000" w:rsidRDefault="00000000" w:rsidRPr="00000000" w14:paraId="000003A4">
      <w:pPr>
        <w:spacing w:after="240" w:before="240" w:line="360" w:lineRule="auto"/>
        <w:ind w:left="720" w:right="720" w:firstLine="0"/>
        <w:jc w:val="both"/>
        <w:rPr>
          <w:b w:val="1"/>
          <w:bCs w:val="1"/>
          <w:sz w:val="26"/>
          <w:szCs w:val="26"/>
        </w:rPr>
      </w:pPr>
      <w:r w:rsidDel="00000000" w:rsidR="00000000" w:rsidRPr="00000000">
        <w:rPr>
          <w:b w:val="1"/>
          <w:bCs w:val="1"/>
          <w:sz w:val="26"/>
          <w:szCs w:val="26"/>
          <w:rtl w:val="0"/>
        </w:rPr>
        <w:t xml:space="preserve">Future Scope</w:t>
      </w:r>
    </w:p>
    <w:p w:rsidR="00000000" w:rsidDel="00000000" w:rsidP="00000000" w:rsidRDefault="00000000" w:rsidRPr="00000000" w14:paraId="000003A5">
      <w:pPr>
        <w:pStyle w:val="Heading3"/>
        <w:spacing w:line="360" w:lineRule="auto"/>
        <w:ind w:left="720" w:right="720" w:firstLine="0"/>
        <w:jc w:val="both"/>
        <w:rPr>
          <w:b w:val="0"/>
          <w:bCs w:val="0"/>
          <w:sz w:val="24"/>
          <w:szCs w:val="24"/>
        </w:rPr>
      </w:pPr>
      <w:bookmarkStart w:colFirst="0" w:colLast="0" w:name="_heading=h.nnfgre330r2x" w:id="22"/>
      <w:bookmarkEnd w:id="22"/>
      <w:r w:rsidDel="00000000" w:rsidR="00000000" w:rsidRPr="00000000">
        <w:rPr>
          <w:b w:val="0"/>
          <w:bCs w:val="0"/>
          <w:sz w:val="24"/>
          <w:szCs w:val="24"/>
          <w:rtl w:val="0"/>
        </w:rPr>
        <w:t xml:space="preserve">The current Resume Skill Gap Analyser provides a foundation for analysing and storing a user's skill information. The system can be further enhanced with the following features:</w:t>
      </w:r>
    </w:p>
    <w:p w:rsidR="00000000" w:rsidDel="00000000" w:rsidP="00000000" w:rsidRDefault="00000000" w:rsidRPr="00000000" w14:paraId="000003A6">
      <w:pPr>
        <w:numPr>
          <w:ilvl w:val="0"/>
          <w:numId w:val="4"/>
        </w:numPr>
        <w:spacing w:after="0" w:before="240" w:line="360" w:lineRule="auto"/>
        <w:ind w:left="720" w:right="720" w:firstLine="0"/>
        <w:rPr>
          <w:sz w:val="24"/>
          <w:szCs w:val="24"/>
        </w:rPr>
      </w:pPr>
      <w:r w:rsidDel="00000000" w:rsidR="00000000" w:rsidRPr="00000000">
        <w:rPr>
          <w:sz w:val="24"/>
          <w:szCs w:val="24"/>
          <w:rtl w:val="0"/>
        </w:rPr>
        <w:t xml:space="preserve">Resume File Upload: Allow users to upload resumes in PDF or DOCX format instead of entering skills manually.</w:t>
      </w:r>
    </w:p>
    <w:p w:rsidR="00000000" w:rsidDel="00000000" w:rsidP="00000000" w:rsidRDefault="00000000" w:rsidRPr="00000000" w14:paraId="000003A7">
      <w:pPr>
        <w:numPr>
          <w:ilvl w:val="0"/>
          <w:numId w:val="4"/>
        </w:numPr>
        <w:spacing w:after="0" w:before="0" w:line="360" w:lineRule="auto"/>
        <w:ind w:left="720" w:right="720" w:firstLine="0"/>
        <w:rPr>
          <w:sz w:val="24"/>
          <w:szCs w:val="24"/>
        </w:rPr>
      </w:pPr>
      <w:r w:rsidDel="00000000" w:rsidR="00000000" w:rsidRPr="00000000">
        <w:rPr>
          <w:sz w:val="24"/>
          <w:szCs w:val="24"/>
          <w:rtl w:val="0"/>
        </w:rPr>
        <w:t xml:space="preserve">Expanded Job Roles: Include a larger set of job roles with regularly updated skill requirements.</w:t>
      </w:r>
    </w:p>
    <w:p w:rsidR="00000000" w:rsidDel="00000000" w:rsidP="00000000" w:rsidRDefault="00000000" w:rsidRPr="00000000" w14:paraId="000003A8">
      <w:pPr>
        <w:numPr>
          <w:ilvl w:val="0"/>
          <w:numId w:val="4"/>
        </w:numPr>
        <w:spacing w:after="0" w:before="0" w:line="360" w:lineRule="auto"/>
        <w:ind w:left="720" w:right="720" w:firstLine="0"/>
        <w:rPr>
          <w:sz w:val="24"/>
          <w:szCs w:val="24"/>
        </w:rPr>
      </w:pPr>
      <w:r w:rsidDel="00000000" w:rsidR="00000000" w:rsidRPr="00000000">
        <w:rPr>
          <w:sz w:val="24"/>
          <w:szCs w:val="24"/>
          <w:rtl w:val="0"/>
        </w:rPr>
        <w:t xml:space="preserve">Personalized Recommendations: Suggest courses, certifications, and learning resources based on the user's missing skills.</w:t>
      </w:r>
    </w:p>
    <w:p w:rsidR="00000000" w:rsidDel="00000000" w:rsidP="00000000" w:rsidRDefault="00000000" w:rsidRPr="00000000" w14:paraId="000003A9">
      <w:pPr>
        <w:numPr>
          <w:ilvl w:val="0"/>
          <w:numId w:val="4"/>
        </w:numPr>
        <w:spacing w:after="0" w:before="0" w:line="360" w:lineRule="auto"/>
        <w:ind w:left="720" w:right="720" w:firstLine="0"/>
        <w:rPr>
          <w:sz w:val="24"/>
          <w:szCs w:val="24"/>
        </w:rPr>
      </w:pPr>
      <w:r w:rsidDel="00000000" w:rsidR="00000000" w:rsidRPr="00000000">
        <w:rPr>
          <w:sz w:val="24"/>
          <w:szCs w:val="24"/>
          <w:rtl w:val="0"/>
        </w:rPr>
        <w:t xml:space="preserve">Skill Progress Tracking: Allow users to update their skills and monitor their improvement over time.</w:t>
      </w:r>
    </w:p>
    <w:p w:rsidR="00000000" w:rsidDel="00000000" w:rsidP="00000000" w:rsidRDefault="00000000" w:rsidRPr="00000000" w14:paraId="000003AA">
      <w:pPr>
        <w:numPr>
          <w:ilvl w:val="0"/>
          <w:numId w:val="4"/>
        </w:numPr>
        <w:spacing w:after="240" w:before="0" w:line="360" w:lineRule="auto"/>
        <w:ind w:left="720" w:right="720" w:firstLine="0"/>
        <w:rPr>
          <w:sz w:val="24"/>
          <w:szCs w:val="24"/>
        </w:rPr>
      </w:pPr>
      <w:r w:rsidDel="00000000" w:rsidR="00000000" w:rsidRPr="00000000">
        <w:rPr>
          <w:sz w:val="24"/>
          <w:szCs w:val="24"/>
          <w:rtl w:val="0"/>
        </w:rPr>
        <w:t xml:space="preserve">Advanced Skill Matching: Use machine learning techniques to identify related or similar skills instead of relying only on exact skill matches.</w:t>
      </w:r>
    </w:p>
    <w:p w:rsidR="00000000" w:rsidDel="00000000" w:rsidP="00000000" w:rsidRDefault="00000000" w:rsidRPr="00000000" w14:paraId="000003AB">
      <w:pPr>
        <w:spacing w:after="240" w:before="240" w:line="360" w:lineRule="auto"/>
        <w:ind w:left="720" w:right="720" w:firstLine="0"/>
        <w:rPr>
          <w:sz w:val="24"/>
          <w:szCs w:val="24"/>
        </w:rPr>
      </w:pPr>
      <w:r w:rsidDel="00000000" w:rsidR="00000000" w:rsidRPr="00000000">
        <w:rPr>
          <w:sz w:val="24"/>
          <w:szCs w:val="24"/>
          <w:rtl w:val="0"/>
        </w:rPr>
        <w:t xml:space="preserve">These enhancements can make the application more automated, personalized, and useful for students and job seekers while building upon the existing Java and JDBC-based system.</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9" name=""/>
                <a:graphic>
                  <a:graphicData uri="http://schemas.microsoft.com/office/word/2010/wordprocessingShape">
                    <wps:wsp>
                      <wps:cNvSpPr/>
                      <wps:cNvPr id="29" name="Shape 29"/>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49"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1" name=""/>
                <a:graphic>
                  <a:graphicData uri="http://schemas.microsoft.com/office/word/2010/wordprocessingShape">
                    <wps:wsp>
                      <wps:cNvSpPr/>
                      <wps:cNvPr id="31" name="Shape 31"/>
                      <wps:spPr>
                        <a:xfrm>
                          <a:off x="2079243" y="0"/>
                          <a:ext cx="6533515" cy="7560000"/>
                        </a:xfrm>
                        <a:custGeom>
                          <a:rect b="b" l="l" r="r" t="t"/>
                          <a:pathLst>
                            <a:path extrusionOk="0" h="9478010" w="6533515">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606157</wp:posOffset>
                </wp:positionH>
                <wp:positionV relativeFrom="page">
                  <wp:posOffset>276987</wp:posOffset>
                </wp:positionV>
                <wp:extent cx="6552565" cy="9497060"/>
                <wp:effectExtent b="0" l="0" r="0" t="0"/>
                <wp:wrapNone/>
                <wp:docPr id="15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552565" cy="94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AD">
      <w:pPr>
        <w:pStyle w:val="Heading1"/>
        <w:spacing w:line="360" w:lineRule="auto"/>
        <w:ind w:right="107" w:firstLine="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bookmarkStart w:colFirst="0" w:colLast="0" w:name="_heading=h.d1o5e6jj8b6l" w:id="23"/>
      <w:bookmarkEnd w:id="2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AF">
      <w:pPr>
        <w:numPr>
          <w:ilvl w:val="0"/>
          <w:numId w:val="9"/>
        </w:numPr>
        <w:tabs>
          <w:tab w:val="left" w:leader="none" w:pos="900"/>
        </w:tabs>
        <w:spacing w:after="0" w:before="240" w:line="360" w:lineRule="auto"/>
        <w:ind w:left="720" w:hanging="360"/>
        <w:rPr>
          <w:sz w:val="24"/>
          <w:szCs w:val="24"/>
        </w:rPr>
      </w:pPr>
      <w:r w:rsidDel="00000000" w:rsidR="00000000" w:rsidRPr="00000000">
        <w:rPr>
          <w:sz w:val="24"/>
          <w:szCs w:val="24"/>
          <w:rtl w:val="0"/>
        </w:rPr>
        <w:t xml:space="preserve">Oracle. </w:t>
      </w:r>
      <w:r w:rsidDel="00000000" w:rsidR="00000000" w:rsidRPr="00000000">
        <w:rPr>
          <w:i w:val="1"/>
          <w:iCs w:val="1"/>
          <w:sz w:val="24"/>
          <w:szCs w:val="24"/>
          <w:rtl w:val="0"/>
        </w:rPr>
        <w:t xml:space="preserve">Java Documentation – Java Platform, Standard Edition (Java SE).</w:t>
        <w:br w:type="textWrapping"/>
      </w:r>
      <w:hyperlink r:id="rId23">
        <w:r w:rsidDel="00000000" w:rsidR="00000000" w:rsidRPr="00000000">
          <w:rPr>
            <w:color w:val="1155cc"/>
            <w:sz w:val="24"/>
            <w:szCs w:val="24"/>
            <w:u w:val="single"/>
            <w:rtl w:val="0"/>
          </w:rPr>
          <w:t xml:space="preserve">Java SE Documentation</w:t>
        </w:r>
      </w:hyperlink>
      <w:r w:rsidDel="00000000" w:rsidR="00000000" w:rsidRPr="00000000">
        <w:rPr>
          <w:rtl w:val="0"/>
        </w:rPr>
      </w:r>
    </w:p>
    <w:p w:rsidR="00000000" w:rsidDel="00000000" w:rsidP="00000000" w:rsidRDefault="00000000" w:rsidRPr="00000000" w14:paraId="000003B0">
      <w:pPr>
        <w:numPr>
          <w:ilvl w:val="0"/>
          <w:numId w:val="9"/>
        </w:numPr>
        <w:tabs>
          <w:tab w:val="left" w:leader="none" w:pos="900"/>
        </w:tabs>
        <w:spacing w:after="0" w:before="0" w:line="360" w:lineRule="auto"/>
        <w:ind w:left="720" w:hanging="360"/>
        <w:rPr>
          <w:sz w:val="24"/>
          <w:szCs w:val="24"/>
        </w:rPr>
      </w:pPr>
      <w:r w:rsidDel="00000000" w:rsidR="00000000" w:rsidRPr="00000000">
        <w:rPr>
          <w:sz w:val="24"/>
          <w:szCs w:val="24"/>
          <w:rtl w:val="0"/>
        </w:rPr>
        <w:t xml:space="preserve">Oracle. </w:t>
      </w:r>
      <w:r w:rsidDel="00000000" w:rsidR="00000000" w:rsidRPr="00000000">
        <w:rPr>
          <w:i w:val="1"/>
          <w:iCs w:val="1"/>
          <w:sz w:val="24"/>
          <w:szCs w:val="24"/>
          <w:rtl w:val="0"/>
        </w:rPr>
        <w:t xml:space="preserve">The Java Tutorials – Object-Oriented Programming Concepts.</w:t>
        <w:br w:type="textWrapping"/>
      </w:r>
      <w:hyperlink r:id="rId24">
        <w:r w:rsidDel="00000000" w:rsidR="00000000" w:rsidRPr="00000000">
          <w:rPr>
            <w:color w:val="1155cc"/>
            <w:sz w:val="24"/>
            <w:szCs w:val="24"/>
            <w:u w:val="single"/>
            <w:rtl w:val="0"/>
          </w:rPr>
          <w:t xml:space="preserve">Object-Oriented Programming Concepts</w:t>
        </w:r>
      </w:hyperlink>
      <w:r w:rsidDel="00000000" w:rsidR="00000000" w:rsidRPr="00000000">
        <w:rPr>
          <w:rtl w:val="0"/>
        </w:rPr>
      </w:r>
    </w:p>
    <w:p w:rsidR="00000000" w:rsidDel="00000000" w:rsidP="00000000" w:rsidRDefault="00000000" w:rsidRPr="00000000" w14:paraId="000003B1">
      <w:pPr>
        <w:numPr>
          <w:ilvl w:val="0"/>
          <w:numId w:val="9"/>
        </w:numPr>
        <w:tabs>
          <w:tab w:val="left" w:leader="none" w:pos="900"/>
        </w:tabs>
        <w:spacing w:after="0" w:before="0" w:line="360" w:lineRule="auto"/>
        <w:ind w:left="720" w:hanging="360"/>
        <w:rPr>
          <w:sz w:val="24"/>
          <w:szCs w:val="24"/>
        </w:rPr>
      </w:pPr>
      <w:r w:rsidDel="00000000" w:rsidR="00000000" w:rsidRPr="00000000">
        <w:rPr>
          <w:sz w:val="24"/>
          <w:szCs w:val="24"/>
          <w:rtl w:val="0"/>
        </w:rPr>
        <w:t xml:space="preserve">Oracle. </w:t>
      </w:r>
      <w:r w:rsidDel="00000000" w:rsidR="00000000" w:rsidRPr="00000000">
        <w:rPr>
          <w:i w:val="1"/>
          <w:iCs w:val="1"/>
          <w:sz w:val="24"/>
          <w:szCs w:val="24"/>
          <w:rtl w:val="0"/>
        </w:rPr>
        <w:t xml:space="preserve">The Java Tutorials – Collections.</w:t>
        <w:br w:type="textWrapping"/>
      </w:r>
      <w:hyperlink r:id="rId25">
        <w:r w:rsidDel="00000000" w:rsidR="00000000" w:rsidRPr="00000000">
          <w:rPr>
            <w:color w:val="1155cc"/>
            <w:sz w:val="24"/>
            <w:szCs w:val="24"/>
            <w:u w:val="single"/>
            <w:rtl w:val="0"/>
          </w:rPr>
          <w:t xml:space="preserve">Java Collections Framework</w:t>
        </w:r>
      </w:hyperlink>
      <w:r w:rsidDel="00000000" w:rsidR="00000000" w:rsidRPr="00000000">
        <w:rPr>
          <w:rtl w:val="0"/>
        </w:rPr>
      </w:r>
    </w:p>
    <w:p w:rsidR="00000000" w:rsidDel="00000000" w:rsidP="00000000" w:rsidRDefault="00000000" w:rsidRPr="00000000" w14:paraId="000003B2">
      <w:pPr>
        <w:numPr>
          <w:ilvl w:val="0"/>
          <w:numId w:val="9"/>
        </w:numPr>
        <w:tabs>
          <w:tab w:val="left" w:leader="none" w:pos="900"/>
        </w:tabs>
        <w:spacing w:after="0" w:before="0" w:line="360" w:lineRule="auto"/>
        <w:ind w:left="720" w:hanging="360"/>
        <w:rPr>
          <w:sz w:val="24"/>
          <w:szCs w:val="24"/>
        </w:rPr>
      </w:pPr>
      <w:r w:rsidDel="00000000" w:rsidR="00000000" w:rsidRPr="00000000">
        <w:rPr>
          <w:sz w:val="24"/>
          <w:szCs w:val="24"/>
          <w:rtl w:val="0"/>
        </w:rPr>
        <w:t xml:space="preserve">Oracle. </w:t>
      </w:r>
      <w:r w:rsidDel="00000000" w:rsidR="00000000" w:rsidRPr="00000000">
        <w:rPr>
          <w:i w:val="1"/>
          <w:iCs w:val="1"/>
          <w:sz w:val="24"/>
          <w:szCs w:val="24"/>
          <w:rtl w:val="0"/>
        </w:rPr>
        <w:t xml:space="preserve">The Java Tutorials – Exceptions.</w:t>
        <w:br w:type="textWrapping"/>
      </w:r>
      <w:hyperlink r:id="rId26">
        <w:r w:rsidDel="00000000" w:rsidR="00000000" w:rsidRPr="00000000">
          <w:rPr>
            <w:color w:val="1155cc"/>
            <w:sz w:val="24"/>
            <w:szCs w:val="24"/>
            <w:u w:val="single"/>
            <w:rtl w:val="0"/>
          </w:rPr>
          <w:t xml:space="preserve">Java Exception Handling</w:t>
        </w:r>
      </w:hyperlink>
      <w:r w:rsidDel="00000000" w:rsidR="00000000" w:rsidRPr="00000000">
        <w:rPr>
          <w:rtl w:val="0"/>
        </w:rPr>
      </w:r>
    </w:p>
    <w:p w:rsidR="00000000" w:rsidDel="00000000" w:rsidP="00000000" w:rsidRDefault="00000000" w:rsidRPr="00000000" w14:paraId="000003B3">
      <w:pPr>
        <w:numPr>
          <w:ilvl w:val="0"/>
          <w:numId w:val="9"/>
        </w:numPr>
        <w:tabs>
          <w:tab w:val="left" w:leader="none" w:pos="900"/>
        </w:tabs>
        <w:spacing w:after="0" w:before="0" w:line="360" w:lineRule="auto"/>
        <w:ind w:left="720" w:hanging="360"/>
        <w:rPr>
          <w:sz w:val="24"/>
          <w:szCs w:val="24"/>
        </w:rPr>
      </w:pPr>
      <w:r w:rsidDel="00000000" w:rsidR="00000000" w:rsidRPr="00000000">
        <w:rPr>
          <w:sz w:val="24"/>
          <w:szCs w:val="24"/>
          <w:rtl w:val="0"/>
        </w:rPr>
        <w:t xml:space="preserve">Oracle. </w:t>
      </w:r>
      <w:r w:rsidDel="00000000" w:rsidR="00000000" w:rsidRPr="00000000">
        <w:rPr>
          <w:i w:val="1"/>
          <w:iCs w:val="1"/>
          <w:sz w:val="24"/>
          <w:szCs w:val="24"/>
          <w:rtl w:val="0"/>
        </w:rPr>
        <w:t xml:space="preserve">The Java Tutorials – Creating a GUI With Swing.</w:t>
        <w:br w:type="textWrapping"/>
      </w:r>
      <w:hyperlink r:id="rId27">
        <w:r w:rsidDel="00000000" w:rsidR="00000000" w:rsidRPr="00000000">
          <w:rPr>
            <w:color w:val="1155cc"/>
            <w:sz w:val="24"/>
            <w:szCs w:val="24"/>
            <w:u w:val="single"/>
            <w:rtl w:val="0"/>
          </w:rPr>
          <w:t xml:space="preserve">Java Swing Tutorial</w:t>
        </w:r>
      </w:hyperlink>
      <w:r w:rsidDel="00000000" w:rsidR="00000000" w:rsidRPr="00000000">
        <w:rPr>
          <w:rtl w:val="0"/>
        </w:rPr>
      </w:r>
    </w:p>
    <w:p w:rsidR="00000000" w:rsidDel="00000000" w:rsidP="00000000" w:rsidRDefault="00000000" w:rsidRPr="00000000" w14:paraId="000003B4">
      <w:pPr>
        <w:numPr>
          <w:ilvl w:val="0"/>
          <w:numId w:val="9"/>
        </w:numPr>
        <w:tabs>
          <w:tab w:val="left" w:leader="none" w:pos="900"/>
        </w:tabs>
        <w:spacing w:after="0" w:before="0" w:line="360" w:lineRule="auto"/>
        <w:ind w:left="720" w:hanging="360"/>
        <w:rPr>
          <w:sz w:val="24"/>
          <w:szCs w:val="24"/>
        </w:rPr>
      </w:pPr>
      <w:r w:rsidDel="00000000" w:rsidR="00000000" w:rsidRPr="00000000">
        <w:rPr>
          <w:sz w:val="24"/>
          <w:szCs w:val="24"/>
          <w:rtl w:val="0"/>
        </w:rPr>
        <w:t xml:space="preserve">Oracle. </w:t>
      </w:r>
      <w:r w:rsidDel="00000000" w:rsidR="00000000" w:rsidRPr="00000000">
        <w:rPr>
          <w:i w:val="1"/>
          <w:iCs w:val="1"/>
          <w:sz w:val="24"/>
          <w:szCs w:val="24"/>
          <w:rtl w:val="0"/>
        </w:rPr>
        <w:t xml:space="preserve">JDBC Basics.</w:t>
        <w:br w:type="textWrapping"/>
      </w:r>
      <w:hyperlink r:id="rId28">
        <w:r w:rsidDel="00000000" w:rsidR="00000000" w:rsidRPr="00000000">
          <w:rPr>
            <w:color w:val="1155cc"/>
            <w:sz w:val="24"/>
            <w:szCs w:val="24"/>
            <w:u w:val="single"/>
            <w:rtl w:val="0"/>
          </w:rPr>
          <w:t xml:space="preserve">JDBC Basics</w:t>
        </w:r>
      </w:hyperlink>
      <w:r w:rsidDel="00000000" w:rsidR="00000000" w:rsidRPr="00000000">
        <w:rPr>
          <w:rtl w:val="0"/>
        </w:rPr>
      </w:r>
    </w:p>
    <w:p w:rsidR="00000000" w:rsidDel="00000000" w:rsidP="00000000" w:rsidRDefault="00000000" w:rsidRPr="00000000" w14:paraId="000003B5">
      <w:pPr>
        <w:numPr>
          <w:ilvl w:val="0"/>
          <w:numId w:val="9"/>
        </w:numPr>
        <w:tabs>
          <w:tab w:val="left" w:leader="none" w:pos="900"/>
        </w:tabs>
        <w:spacing w:after="240" w:before="0" w:line="360" w:lineRule="auto"/>
        <w:ind w:left="720" w:hanging="360"/>
        <w:rPr>
          <w:sz w:val="24"/>
          <w:szCs w:val="24"/>
        </w:rPr>
      </w:pPr>
      <w:r w:rsidDel="00000000" w:rsidR="00000000" w:rsidRPr="00000000">
        <w:rPr>
          <w:sz w:val="24"/>
          <w:szCs w:val="24"/>
          <w:rtl w:val="0"/>
        </w:rPr>
        <w:t xml:space="preserve">MySQL. </w:t>
      </w:r>
      <w:r w:rsidDel="00000000" w:rsidR="00000000" w:rsidRPr="00000000">
        <w:rPr>
          <w:i w:val="1"/>
          <w:iCs w:val="1"/>
          <w:sz w:val="24"/>
          <w:szCs w:val="24"/>
          <w:rtl w:val="0"/>
        </w:rPr>
        <w:t xml:space="preserve">MySQL Connector/J Developer Guide.</w:t>
        <w:br w:type="textWrapping"/>
      </w:r>
      <w:hyperlink r:id="rId29">
        <w:r w:rsidDel="00000000" w:rsidR="00000000" w:rsidRPr="00000000">
          <w:rPr>
            <w:color w:val="1155cc"/>
            <w:sz w:val="24"/>
            <w:szCs w:val="24"/>
            <w:u w:val="single"/>
            <w:rtl w:val="0"/>
          </w:rPr>
          <w:t xml:space="preserve">MySQL Connector/J Documentation</w:t>
        </w:r>
      </w:hyperlink>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0" w:line="360" w:lineRule="auto"/>
        <w:ind w:left="0" w:right="0" w:firstLine="0"/>
        <w:jc w:val="left"/>
        <w:rPr/>
      </w:pPr>
      <w:r w:rsidDel="00000000" w:rsidR="00000000" w:rsidRPr="00000000">
        <w:rPr>
          <w:rtl w:val="0"/>
        </w:rPr>
      </w:r>
    </w:p>
    <w:sectPr>
      <w:type w:val="nextPage"/>
      <w:pgSz w:h="15840" w:w="12240" w:orient="portrait"/>
      <w:pgMar w:bottom="920" w:top="460" w:left="1440" w:right="1080" w:header="0" w:footer="7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1353" w:hanging="339"/>
      </w:pPr>
      <w:rPr>
        <w:rFonts w:ascii="Times New Roman" w:cs="Times New Roman" w:eastAsia="Times New Roman" w:hAnsi="Times New Roman"/>
        <w:b w:val="1"/>
        <w:bCs w:val="1"/>
        <w:i w:val="0"/>
        <w:iCs w:val="0"/>
        <w:sz w:val="26"/>
        <w:szCs w:val="26"/>
      </w:rPr>
    </w:lvl>
    <w:lvl w:ilvl="1">
      <w:start w:val="0"/>
      <w:numFmt w:val="bullet"/>
      <w:lvlText w:val="•"/>
      <w:lvlJc w:val="left"/>
      <w:pPr>
        <w:ind w:left="2196" w:hanging="339"/>
      </w:pPr>
      <w:rPr/>
    </w:lvl>
    <w:lvl w:ilvl="2">
      <w:start w:val="0"/>
      <w:numFmt w:val="bullet"/>
      <w:lvlText w:val="•"/>
      <w:lvlJc w:val="left"/>
      <w:pPr>
        <w:ind w:left="3032" w:hanging="339"/>
      </w:pPr>
      <w:rPr/>
    </w:lvl>
    <w:lvl w:ilvl="3">
      <w:start w:val="0"/>
      <w:numFmt w:val="bullet"/>
      <w:lvlText w:val="•"/>
      <w:lvlJc w:val="left"/>
      <w:pPr>
        <w:ind w:left="3868" w:hanging="338.99999999999955"/>
      </w:pPr>
      <w:rPr/>
    </w:lvl>
    <w:lvl w:ilvl="4">
      <w:start w:val="0"/>
      <w:numFmt w:val="bullet"/>
      <w:lvlText w:val="•"/>
      <w:lvlJc w:val="left"/>
      <w:pPr>
        <w:ind w:left="4704" w:hanging="339"/>
      </w:pPr>
      <w:rPr/>
    </w:lvl>
    <w:lvl w:ilvl="5">
      <w:start w:val="0"/>
      <w:numFmt w:val="bullet"/>
      <w:lvlText w:val="•"/>
      <w:lvlJc w:val="left"/>
      <w:pPr>
        <w:ind w:left="5540" w:hanging="339"/>
      </w:pPr>
      <w:rPr/>
    </w:lvl>
    <w:lvl w:ilvl="6">
      <w:start w:val="0"/>
      <w:numFmt w:val="bullet"/>
      <w:lvlText w:val="•"/>
      <w:lvlJc w:val="left"/>
      <w:pPr>
        <w:ind w:left="6376" w:hanging="339"/>
      </w:pPr>
      <w:rPr/>
    </w:lvl>
    <w:lvl w:ilvl="7">
      <w:start w:val="0"/>
      <w:numFmt w:val="bullet"/>
      <w:lvlText w:val="•"/>
      <w:lvlJc w:val="left"/>
      <w:pPr>
        <w:ind w:left="7212" w:hanging="338.9999999999982"/>
      </w:pPr>
      <w:rPr/>
    </w:lvl>
    <w:lvl w:ilvl="8">
      <w:start w:val="0"/>
      <w:numFmt w:val="bullet"/>
      <w:lvlText w:val="•"/>
      <w:lvlJc w:val="left"/>
      <w:pPr>
        <w:ind w:left="8048" w:hanging="339"/>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06"/>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right="98"/>
      <w:jc w:val="center"/>
    </w:pPr>
    <w:rPr>
      <w:rFonts w:ascii="Times New Roman" w:cs="Times New Roman" w:eastAsia="Times New Roman" w:hAnsi="Times New Roman"/>
      <w:b w:val="1"/>
      <w:bCs w:val="1"/>
      <w:sz w:val="26"/>
      <w:szCs w:val="26"/>
    </w:rPr>
  </w:style>
  <w:style w:type="paragraph" w:styleId="Heading3">
    <w:name w:val="heading 3"/>
    <w:basedOn w:val="Normal"/>
    <w:next w:val="Normal"/>
    <w:pPr>
      <w:ind w:left="676"/>
    </w:pPr>
    <w:rPr>
      <w:rFonts w:ascii="Times New Roman" w:cs="Times New Roman" w:eastAsia="Times New Roman" w:hAnsi="Times New Roman"/>
      <w:b w:val="1"/>
      <w:bCs w:val="1"/>
      <w:sz w:val="26"/>
      <w:szCs w:val="26"/>
    </w:rPr>
  </w:style>
  <w:style w:type="paragraph" w:styleId="Heading4">
    <w:name w:val="heading 4"/>
    <w:basedOn w:val="Normal"/>
    <w:next w:val="Normal"/>
    <w:pPr>
      <w:ind w:left="1352"/>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442" w:right="1811"/>
      <w:jc w:val="center"/>
    </w:pPr>
    <w:rPr>
      <w:rFonts w:ascii="Times New Roman" w:cs="Times New Roman" w:eastAsia="Times New Roman" w:hAnsi="Times New Roman"/>
      <w:b w:val="1"/>
      <w:bCs w:val="1"/>
      <w:sz w:val="37"/>
      <w:szCs w:val="37"/>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431"/>
      <w:ind w:left="1352" w:hanging="337"/>
    </w:pPr>
    <w:rPr>
      <w:rFonts w:ascii="Times New Roman" w:cs="Times New Roman" w:eastAsia="Times New Roman" w:hAnsi="Times New Roman"/>
      <w:b w:val="1"/>
      <w:bCs w:val="1"/>
      <w:sz w:val="26"/>
      <w:szCs w:val="26"/>
      <w:lang w:bidi="ar-SA" w:eastAsia="en-US" w:val="en-US"/>
    </w:rPr>
  </w:style>
  <w:style w:type="paragraph" w:styleId="BodyText">
    <w:name w:val="Body Text"/>
    <w:basedOn w:val="Normal"/>
    <w:uiPriority w:val="1"/>
    <w:qFormat w:val="1"/>
    <w:pPr/>
    <w:rPr>
      <w:rFonts w:ascii="Times New Roman" w:cs="Times New Roman" w:eastAsia="Times New Roman" w:hAnsi="Times New Roman"/>
      <w:sz w:val="22"/>
      <w:szCs w:val="22"/>
      <w:lang w:bidi="ar-SA" w:eastAsia="en-US" w:val="en-US"/>
    </w:rPr>
  </w:style>
  <w:style w:type="paragraph" w:styleId="ListParagraph">
    <w:name w:val="List Paragraph"/>
    <w:basedOn w:val="Normal"/>
    <w:uiPriority w:val="1"/>
    <w:qFormat w:val="1"/>
    <w:pPr>
      <w:ind w:left="1352" w:hanging="337"/>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40"/>
      <w:ind w:left="1" w:right="1"/>
      <w:jc w:val="center"/>
    </w:pPr>
    <w:rPr>
      <w:rFonts w:ascii="Times New Roman" w:cs="Times New Roman" w:eastAsia="Times New Roman" w:hAnsi="Times New Roman"/>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9.png"/><Relationship Id="rId22" Type="http://schemas.openxmlformats.org/officeDocument/2006/relationships/image" Target="media/image53.png"/><Relationship Id="rId21" Type="http://schemas.openxmlformats.org/officeDocument/2006/relationships/image" Target="media/image52.png"/><Relationship Id="rId24" Type="http://schemas.openxmlformats.org/officeDocument/2006/relationships/hyperlink" Target="https://docs.oracle.com/javase/tutorial/java/concepts/?utm_source=chatgpt.com" TargetMode="External"/><Relationship Id="rId23" Type="http://schemas.openxmlformats.org/officeDocument/2006/relationships/hyperlink" Target="https://docs.oracle.com/en/java/javase/?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26" Type="http://schemas.openxmlformats.org/officeDocument/2006/relationships/hyperlink" Target="https://docs.oracle.com/javase/tutorial/essential/exceptions/?utm_source=chatgpt.com" TargetMode="External"/><Relationship Id="rId25" Type="http://schemas.openxmlformats.org/officeDocument/2006/relationships/hyperlink" Target="https://docs.oracle.com/javase/tutorial/collections/?utm_source=chatgpt.com" TargetMode="External"/><Relationship Id="rId28" Type="http://schemas.openxmlformats.org/officeDocument/2006/relationships/hyperlink" Target="https://docs.oracle.com/javase/tutorial/jdbc/basics/?utm_source=chatgpt.com" TargetMode="External"/><Relationship Id="rId27" Type="http://schemas.openxmlformats.org/officeDocument/2006/relationships/hyperlink" Target="https://docs.oracle.com/javase/tutorial/uiswing/?utm_source=chatgpt.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ev.mysql.com/doc/connector-j/en/?utm_source=chatgpt.com" TargetMode="External"/><Relationship Id="rId7" Type="http://schemas.openxmlformats.org/officeDocument/2006/relationships/image" Target="media/image66.png"/><Relationship Id="rId8" Type="http://schemas.openxmlformats.org/officeDocument/2006/relationships/image" Target="media/image29.jpg"/><Relationship Id="rId11" Type="http://schemas.openxmlformats.org/officeDocument/2006/relationships/footer" Target="footer1.xml"/><Relationship Id="rId10" Type="http://schemas.openxmlformats.org/officeDocument/2006/relationships/image" Target="media/image27.png"/><Relationship Id="rId13" Type="http://schemas.openxmlformats.org/officeDocument/2006/relationships/image" Target="media/image31.png"/><Relationship Id="rId12" Type="http://schemas.openxmlformats.org/officeDocument/2006/relationships/image" Target="media/image43.png"/><Relationship Id="rId15" Type="http://schemas.openxmlformats.org/officeDocument/2006/relationships/image" Target="media/image45.png"/><Relationship Id="rId14" Type="http://schemas.openxmlformats.org/officeDocument/2006/relationships/image" Target="media/image46.png"/><Relationship Id="rId17" Type="http://schemas.openxmlformats.org/officeDocument/2006/relationships/image" Target="media/image44.png"/><Relationship Id="rId16" Type="http://schemas.openxmlformats.org/officeDocument/2006/relationships/image" Target="media/image47.png"/><Relationship Id="rId19" Type="http://schemas.openxmlformats.org/officeDocument/2006/relationships/image" Target="media/image50.png"/><Relationship Id="rId1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fiI2oH7ilKzqMN/a3FL7Q9CiA==">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2026-09-16T13:49:37Z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LastSaved">
    <vt:filetime>2026-09-16T00:00:00Z</vt:filetime>
  </property>
  <property fmtid="{D5CDD505-2E9C-101B-9397-08002B2CF9AE}" pid="4" name="Producer">
    <vt:lpwstr>Microsoft: Print To PDF</vt:lpwstr>
  </property>
</Properties>
</file>